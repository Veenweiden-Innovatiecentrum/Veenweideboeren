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176B" w14:textId="67A32CB7" w:rsidR="006E0564" w:rsidRPr="00D8664C" w:rsidRDefault="00D8664C" w:rsidP="00233D3D">
      <w:pPr>
        <w:spacing w:after="0" w:line="240" w:lineRule="auto"/>
        <w:ind w:left="720" w:hanging="360"/>
        <w:rPr>
          <w:rFonts w:ascii="Calibri" w:hAnsi="Calibri" w:cs="Calibri"/>
          <w:sz w:val="32"/>
          <w:szCs w:val="32"/>
        </w:rPr>
      </w:pPr>
      <w:r>
        <w:rPr>
          <w:rFonts w:ascii="Calibri" w:hAnsi="Calibri" w:cs="Calibri"/>
          <w:sz w:val="32"/>
          <w:szCs w:val="32"/>
        </w:rPr>
        <w:t>C</w:t>
      </w:r>
      <w:r w:rsidR="006E0564" w:rsidRPr="00D8664C">
        <w:rPr>
          <w:rFonts w:ascii="Calibri" w:hAnsi="Calibri" w:cs="Calibri"/>
          <w:sz w:val="32"/>
          <w:szCs w:val="32"/>
        </w:rPr>
        <w:t xml:space="preserve">ommentaar ET bij mei-versie Veenweideboeren. </w:t>
      </w:r>
    </w:p>
    <w:p w14:paraId="120149A8" w14:textId="4F43D390" w:rsidR="006E0564" w:rsidRPr="00D8664C" w:rsidRDefault="006E0564" w:rsidP="00233D3D">
      <w:pPr>
        <w:spacing w:after="0" w:line="240" w:lineRule="auto"/>
        <w:ind w:left="720" w:hanging="360"/>
        <w:rPr>
          <w:rFonts w:ascii="Calibri" w:hAnsi="Calibri" w:cs="Calibri"/>
          <w:color w:val="0070C0"/>
          <w:sz w:val="28"/>
          <w:szCs w:val="28"/>
        </w:rPr>
      </w:pPr>
      <w:r w:rsidRPr="00D8664C">
        <w:rPr>
          <w:rFonts w:ascii="Calibri" w:hAnsi="Calibri" w:cs="Calibri"/>
          <w:color w:val="0070C0"/>
          <w:sz w:val="28"/>
          <w:szCs w:val="28"/>
        </w:rPr>
        <w:t>Daar waar AI is gebruikt is dit expliciet aangegeven</w:t>
      </w:r>
      <w:r w:rsidR="00D8664C" w:rsidRPr="00D8664C">
        <w:rPr>
          <w:rFonts w:ascii="Calibri" w:hAnsi="Calibri" w:cs="Calibri"/>
          <w:color w:val="0070C0"/>
          <w:sz w:val="28"/>
          <w:szCs w:val="28"/>
        </w:rPr>
        <w:t xml:space="preserve"> (blauw gemarkeerd)</w:t>
      </w:r>
      <w:r w:rsidRPr="00D8664C">
        <w:rPr>
          <w:rFonts w:ascii="Calibri" w:hAnsi="Calibri" w:cs="Calibri"/>
          <w:color w:val="0070C0"/>
          <w:sz w:val="28"/>
          <w:szCs w:val="28"/>
        </w:rPr>
        <w:t>.</w:t>
      </w:r>
    </w:p>
    <w:p w14:paraId="6A9F8C5F" w14:textId="77777777" w:rsidR="006E0564" w:rsidRPr="00613E16" w:rsidRDefault="006E0564" w:rsidP="00233D3D">
      <w:pPr>
        <w:pStyle w:val="Lijstalinea"/>
        <w:spacing w:after="0" w:line="240" w:lineRule="auto"/>
        <w:rPr>
          <w:rFonts w:ascii="Calibri" w:hAnsi="Calibri" w:cs="Calibri"/>
        </w:rPr>
      </w:pPr>
    </w:p>
    <w:p w14:paraId="41C71026" w14:textId="18CC2476" w:rsidR="00784715" w:rsidRDefault="00AE1133" w:rsidP="00233D3D">
      <w:pPr>
        <w:pStyle w:val="Lijstalinea"/>
        <w:numPr>
          <w:ilvl w:val="0"/>
          <w:numId w:val="1"/>
        </w:numPr>
        <w:spacing w:after="0" w:line="240" w:lineRule="auto"/>
        <w:rPr>
          <w:rFonts w:ascii="Calibri" w:hAnsi="Calibri" w:cs="Calibri"/>
        </w:rPr>
      </w:pPr>
      <w:proofErr w:type="spellStart"/>
      <w:r w:rsidRPr="00613E16">
        <w:rPr>
          <w:rFonts w:ascii="Calibri" w:hAnsi="Calibri" w:cs="Calibri"/>
        </w:rPr>
        <w:t>Walkthrough</w:t>
      </w:r>
      <w:proofErr w:type="spellEnd"/>
      <w:r w:rsidRPr="00613E16">
        <w:rPr>
          <w:rFonts w:ascii="Calibri" w:hAnsi="Calibri" w:cs="Calibri"/>
        </w:rPr>
        <w:t xml:space="preserve">. Dit lijkt een soort managementsamenvatting, maar is het niet. Het is een soort verkorte versie. Maar je leest er zo overheen dat je naar rechts kunt </w:t>
      </w:r>
      <w:proofErr w:type="spellStart"/>
      <w:r w:rsidRPr="00613E16">
        <w:rPr>
          <w:rFonts w:ascii="Calibri" w:hAnsi="Calibri" w:cs="Calibri"/>
        </w:rPr>
        <w:t>doorscrollen</w:t>
      </w:r>
      <w:proofErr w:type="spellEnd"/>
      <w:r w:rsidRPr="00613E16">
        <w:rPr>
          <w:rFonts w:ascii="Calibri" w:hAnsi="Calibri" w:cs="Calibri"/>
        </w:rPr>
        <w:t>. Doorklikken met pijltjestoets naar beneden laat je gewoon in het visiedocument uitkomen, niet in de 16 onderdelen. Ik zou ze meer aaneenhechten tot een korte versie onder een daadwerkelijke managementsamenvatting gericht op beleid en praktijk met probleem, analyse, oplossing.</w:t>
      </w:r>
    </w:p>
    <w:p w14:paraId="595DA645" w14:textId="45939093" w:rsidR="003E6740" w:rsidRPr="00613E16" w:rsidRDefault="003E6740" w:rsidP="00233D3D">
      <w:pPr>
        <w:pStyle w:val="Lijstalinea"/>
        <w:numPr>
          <w:ilvl w:val="0"/>
          <w:numId w:val="1"/>
        </w:numPr>
        <w:spacing w:after="0" w:line="240" w:lineRule="auto"/>
        <w:rPr>
          <w:rFonts w:ascii="Calibri" w:hAnsi="Calibri" w:cs="Calibri"/>
        </w:rPr>
      </w:pPr>
      <w:r>
        <w:rPr>
          <w:rFonts w:ascii="Calibri" w:hAnsi="Calibri" w:cs="Calibri"/>
        </w:rPr>
        <w:t>Het verhaal met de 3 aktes staat nu helemaal achteraan. Dat is jammer, want het is een goede kapstok om het verhaal aan op te hangen. Ik zou het weer vooraan plaatsen.</w:t>
      </w:r>
    </w:p>
    <w:p w14:paraId="4A2830F5" w14:textId="598FD2C4" w:rsidR="00AB02CE" w:rsidRPr="00613E16" w:rsidRDefault="00AB02CE" w:rsidP="00233D3D">
      <w:pPr>
        <w:pStyle w:val="Lijstalinea"/>
        <w:numPr>
          <w:ilvl w:val="0"/>
          <w:numId w:val="1"/>
        </w:numPr>
        <w:spacing w:after="0" w:line="240" w:lineRule="auto"/>
        <w:rPr>
          <w:ins w:id="0" w:author="Eugene Thijssen" w:date="2026-05-28T15:34:00Z" w16du:dateUtc="2026-05-28T13:34:00Z"/>
          <w:rFonts w:ascii="Calibri" w:hAnsi="Calibri" w:cs="Calibri"/>
        </w:rPr>
      </w:pPr>
      <w:r w:rsidRPr="00613E16">
        <w:rPr>
          <w:rFonts w:ascii="Calibri" w:hAnsi="Calibri" w:cs="Calibri"/>
        </w:rPr>
        <w:t xml:space="preserve">Het Veenweiden Innovatiecentrum (VIC) ontwikkelt in het programma JUMP vergaande bedrijfsconcepten voor ondernemers op veen: topvoedsel, waterdiensten, biodiversiteit, koolstofopslag, natte teelt. Vijftien tot twintig jaar vooruit. </w:t>
      </w:r>
      <w:ins w:id="1" w:author="Eugene Thijssen" w:date="2026-05-28T15:35:00Z" w16du:dateUtc="2026-05-28T13:35:00Z">
        <w:r w:rsidRPr="00613E16">
          <w:rPr>
            <w:rFonts w:ascii="Calibri" w:hAnsi="Calibri" w:cs="Calibri"/>
          </w:rPr>
          <w:t xml:space="preserve">Anderzijds werkt </w:t>
        </w:r>
      </w:ins>
      <w:ins w:id="2" w:author="Eugene Thijssen" w:date="2026-05-28T15:36:00Z" w16du:dateUtc="2026-05-28T13:36:00Z">
        <w:r w:rsidRPr="00613E16">
          <w:rPr>
            <w:rFonts w:ascii="Calibri" w:hAnsi="Calibri" w:cs="Calibri"/>
          </w:rPr>
          <w:t xml:space="preserve">het VIC in het VIPNL-programma aan basiskennis voor agronomische omgang met </w:t>
        </w:r>
        <w:proofErr w:type="spellStart"/>
        <w:r w:rsidRPr="00613E16">
          <w:rPr>
            <w:rFonts w:ascii="Calibri" w:hAnsi="Calibri" w:cs="Calibri"/>
          </w:rPr>
          <w:t>vernat</w:t>
        </w:r>
        <w:proofErr w:type="spellEnd"/>
        <w:r w:rsidRPr="00613E16">
          <w:rPr>
            <w:rFonts w:ascii="Calibri" w:hAnsi="Calibri" w:cs="Calibri"/>
          </w:rPr>
          <w:t xml:space="preserve"> veen</w:t>
        </w:r>
      </w:ins>
      <w:ins w:id="3" w:author="Eugene Thijssen" w:date="2026-05-28T15:37:00Z" w16du:dateUtc="2026-05-28T13:37:00Z">
        <w:r w:rsidRPr="00613E16">
          <w:rPr>
            <w:rFonts w:ascii="Calibri" w:hAnsi="Calibri" w:cs="Calibri"/>
          </w:rPr>
          <w:t xml:space="preserve">; dat geeft zicht op de bandbreedte aan mogelijkheden op relatief korte termijn. </w:t>
        </w:r>
      </w:ins>
      <w:r w:rsidRPr="00613E16">
        <w:rPr>
          <w:rFonts w:ascii="Calibri" w:hAnsi="Calibri" w:cs="Calibri"/>
        </w:rPr>
        <w:t xml:space="preserve">Veenweideboeren vertaalt </w:t>
      </w:r>
      <w:del w:id="4" w:author="Eugene Thijssen" w:date="2026-05-28T15:37:00Z" w16du:dateUtc="2026-05-28T13:37:00Z">
        <w:r w:rsidRPr="00613E16" w:rsidDel="00AB02CE">
          <w:rPr>
            <w:rFonts w:ascii="Calibri" w:hAnsi="Calibri" w:cs="Calibri"/>
          </w:rPr>
          <w:delText xml:space="preserve">diezelfde </w:delText>
        </w:r>
      </w:del>
      <w:ins w:id="5" w:author="Eugene Thijssen" w:date="2026-05-28T15:37:00Z" w16du:dateUtc="2026-05-28T13:37:00Z">
        <w:r w:rsidRPr="00613E16">
          <w:rPr>
            <w:rFonts w:ascii="Calibri" w:hAnsi="Calibri" w:cs="Calibri"/>
          </w:rPr>
          <w:t xml:space="preserve">beide </w:t>
        </w:r>
      </w:ins>
      <w:r w:rsidRPr="00613E16">
        <w:rPr>
          <w:rFonts w:ascii="Calibri" w:hAnsi="Calibri" w:cs="Calibri"/>
        </w:rPr>
        <w:t>bouwstenen naar de praktijk van nu: concreet en toepasbaar voor de komende vijf jaar.</w:t>
      </w:r>
    </w:p>
    <w:p w14:paraId="37165D8C" w14:textId="1CE2BCE1" w:rsidR="00AB02CE" w:rsidRPr="00613E16" w:rsidRDefault="00DB3CB5" w:rsidP="00233D3D">
      <w:pPr>
        <w:pStyle w:val="Lijstalinea"/>
        <w:numPr>
          <w:ilvl w:val="0"/>
          <w:numId w:val="1"/>
        </w:numPr>
        <w:spacing w:after="0" w:line="240" w:lineRule="auto"/>
        <w:rPr>
          <w:rFonts w:ascii="Calibri" w:hAnsi="Calibri" w:cs="Calibri"/>
        </w:rPr>
      </w:pPr>
      <w:r w:rsidRPr="00613E16">
        <w:rPr>
          <w:rFonts w:ascii="Calibri" w:hAnsi="Calibri" w:cs="Calibri"/>
        </w:rPr>
        <w:t xml:space="preserve">“Het Rijk werkt aan een driesporenbeleid voor het veenweidegebied: (1) intensivering in urgentiegebieden — </w:t>
      </w:r>
      <w:ins w:id="6" w:author="Eugene Thijssen" w:date="2026-05-28T15:17:00Z" w16du:dateUtc="2026-05-28T13:17:00Z">
        <w:r w:rsidRPr="00613E16">
          <w:rPr>
            <w:rFonts w:ascii="Calibri" w:hAnsi="Calibri" w:cs="Calibri"/>
          </w:rPr>
          <w:t xml:space="preserve">dat zijn </w:t>
        </w:r>
      </w:ins>
      <w:r w:rsidRPr="00613E16">
        <w:rPr>
          <w:rFonts w:ascii="Calibri" w:hAnsi="Calibri" w:cs="Calibri"/>
        </w:rPr>
        <w:t>zones rond natuur, weidevogelkerngebieden</w:t>
      </w:r>
      <w:ins w:id="7" w:author="Eugene Thijssen" w:date="2026-05-28T15:18:00Z" w16du:dateUtc="2026-05-28T13:18:00Z">
        <w:r w:rsidRPr="00613E16">
          <w:rPr>
            <w:rFonts w:ascii="Calibri" w:hAnsi="Calibri" w:cs="Calibri"/>
          </w:rPr>
          <w:t xml:space="preserve"> en gebieden </w:t>
        </w:r>
        <w:proofErr w:type="spellStart"/>
        <w:r w:rsidRPr="00613E16">
          <w:rPr>
            <w:rFonts w:ascii="Calibri" w:hAnsi="Calibri" w:cs="Calibri"/>
          </w:rPr>
          <w:t>met</w:t>
        </w:r>
      </w:ins>
      <w:del w:id="8" w:author="Eugene Thijssen" w:date="2026-05-28T15:18:00Z" w16du:dateUtc="2026-05-28T13:18:00Z">
        <w:r w:rsidRPr="00613E16" w:rsidDel="00DB3CB5">
          <w:rPr>
            <w:rFonts w:ascii="Calibri" w:hAnsi="Calibri" w:cs="Calibri"/>
          </w:rPr>
          <w:delText xml:space="preserve">, </w:delText>
        </w:r>
      </w:del>
      <w:r w:rsidRPr="00613E16">
        <w:rPr>
          <w:rFonts w:ascii="Calibri" w:hAnsi="Calibri" w:cs="Calibri"/>
        </w:rPr>
        <w:t>hoge</w:t>
      </w:r>
      <w:proofErr w:type="spellEnd"/>
      <w:r w:rsidRPr="00613E16">
        <w:rPr>
          <w:rFonts w:ascii="Calibri" w:hAnsi="Calibri" w:cs="Calibri"/>
        </w:rPr>
        <w:t xml:space="preserve"> emissies</w:t>
      </w:r>
      <w:ins w:id="9" w:author="Eugene Thijssen" w:date="2026-05-28T15:18:00Z" w16du:dateUtc="2026-05-28T13:18:00Z">
        <w:r w:rsidRPr="00613E16">
          <w:rPr>
            <w:rFonts w:ascii="Calibri" w:hAnsi="Calibri" w:cs="Calibri"/>
          </w:rPr>
          <w:t xml:space="preserve"> en dito</w:t>
        </w:r>
      </w:ins>
      <w:del w:id="10" w:author="Eugene Thijssen" w:date="2026-05-28T15:18:00Z" w16du:dateUtc="2026-05-28T13:18:00Z">
        <w:r w:rsidRPr="00613E16" w:rsidDel="00DB3CB5">
          <w:rPr>
            <w:rFonts w:ascii="Calibri" w:hAnsi="Calibri" w:cs="Calibri"/>
          </w:rPr>
          <w:delText>,</w:delText>
        </w:r>
      </w:del>
      <w:r w:rsidRPr="00613E16">
        <w:rPr>
          <w:rFonts w:ascii="Calibri" w:hAnsi="Calibri" w:cs="Calibri"/>
        </w:rPr>
        <w:t xml:space="preserve"> bodemdaling — op ca. 45.000 ha (€400 </w:t>
      </w:r>
      <w:proofErr w:type="spellStart"/>
      <w:r w:rsidRPr="00613E16">
        <w:rPr>
          <w:rFonts w:ascii="Calibri" w:hAnsi="Calibri" w:cs="Calibri"/>
        </w:rPr>
        <w:t>mln</w:t>
      </w:r>
      <w:proofErr w:type="spellEnd"/>
      <w:r w:rsidRPr="00613E16">
        <w:rPr>
          <w:rFonts w:ascii="Calibri" w:hAnsi="Calibri" w:cs="Calibri"/>
        </w:rPr>
        <w:t xml:space="preserve">, TF LNS pijler 2), (2) generieke peilfixatie op -40 cm op het resterende areaal van ca. 90.000 ha, geflankeerd door een GLB-hectarepremie, en (3) omschakeling naar extensieve, </w:t>
      </w:r>
      <w:proofErr w:type="spellStart"/>
      <w:r w:rsidRPr="00613E16">
        <w:rPr>
          <w:rFonts w:ascii="Calibri" w:hAnsi="Calibri" w:cs="Calibri"/>
        </w:rPr>
        <w:t>natuurinclusieve</w:t>
      </w:r>
      <w:proofErr w:type="spellEnd"/>
      <w:r w:rsidRPr="00613E16">
        <w:rPr>
          <w:rFonts w:ascii="Calibri" w:hAnsi="Calibri" w:cs="Calibri"/>
        </w:rPr>
        <w:t xml:space="preserve"> melkveehouderij op ca. 10% van het gebied (€900 </w:t>
      </w:r>
      <w:proofErr w:type="spellStart"/>
      <w:r w:rsidRPr="00613E16">
        <w:rPr>
          <w:rFonts w:ascii="Calibri" w:hAnsi="Calibri" w:cs="Calibri"/>
        </w:rPr>
        <w:t>mln</w:t>
      </w:r>
      <w:proofErr w:type="spellEnd"/>
      <w:r w:rsidRPr="00613E16">
        <w:rPr>
          <w:rFonts w:ascii="Calibri" w:hAnsi="Calibri" w:cs="Calibri"/>
        </w:rPr>
        <w:t xml:space="preserve"> voor 50% grondafwaardering). Totaal: een zichtbare claim van </w:t>
      </w:r>
      <w:proofErr w:type="gramStart"/>
      <w:r w:rsidRPr="00613E16">
        <w:rPr>
          <w:rFonts w:ascii="Calibri" w:hAnsi="Calibri" w:cs="Calibri"/>
        </w:rPr>
        <w:t>circa</w:t>
      </w:r>
      <w:proofErr w:type="gramEnd"/>
      <w:r w:rsidRPr="00613E16">
        <w:rPr>
          <w:rFonts w:ascii="Calibri" w:hAnsi="Calibri" w:cs="Calibri"/>
        </w:rPr>
        <w:t xml:space="preserve"> €1,3 miljard tot 2035</w:t>
      </w:r>
      <w:ins w:id="11" w:author="Eugene Thijssen" w:date="2026-05-28T15:21:00Z" w16du:dateUtc="2026-05-28T13:21:00Z">
        <w:r w:rsidRPr="00613E16">
          <w:rPr>
            <w:rFonts w:ascii="Calibri" w:hAnsi="Calibri" w:cs="Calibri"/>
          </w:rPr>
          <w:t xml:space="preserve"> los van de GLB-hectarepremie</w:t>
        </w:r>
      </w:ins>
      <w:r w:rsidRPr="00613E16">
        <w:rPr>
          <w:rFonts w:ascii="Calibri" w:hAnsi="Calibri" w:cs="Calibri"/>
        </w:rPr>
        <w:t>.”</w:t>
      </w:r>
    </w:p>
    <w:p w14:paraId="71848336" w14:textId="2C5EFC44" w:rsidR="00784715" w:rsidRDefault="00784715" w:rsidP="00233D3D">
      <w:pPr>
        <w:pStyle w:val="Lijstalinea"/>
        <w:numPr>
          <w:ilvl w:val="1"/>
          <w:numId w:val="1"/>
        </w:numPr>
        <w:spacing w:after="0" w:line="240" w:lineRule="auto"/>
        <w:rPr>
          <w:rFonts w:ascii="Calibri" w:hAnsi="Calibri" w:cs="Calibri"/>
        </w:rPr>
      </w:pPr>
      <w:r w:rsidRPr="00613E16">
        <w:rPr>
          <w:rFonts w:ascii="Calibri" w:hAnsi="Calibri" w:cs="Calibri"/>
        </w:rPr>
        <w:t>Ik kan nergens (in document of internet) vinden wat “TF LNS pijler 2” betekent. Aldus toelichten in een voetnoot.</w:t>
      </w:r>
    </w:p>
    <w:p w14:paraId="479719E4" w14:textId="5B7A9536" w:rsidR="00454730" w:rsidRPr="00613E16" w:rsidRDefault="00454730" w:rsidP="00233D3D">
      <w:pPr>
        <w:pStyle w:val="Lijstalinea"/>
        <w:numPr>
          <w:ilvl w:val="1"/>
          <w:numId w:val="1"/>
        </w:numPr>
        <w:spacing w:after="0" w:line="240" w:lineRule="auto"/>
        <w:rPr>
          <w:ins w:id="12" w:author="Eugene Thijssen" w:date="2026-05-28T15:39:00Z" w16du:dateUtc="2026-05-28T13:39:00Z"/>
          <w:rFonts w:ascii="Calibri" w:hAnsi="Calibri" w:cs="Calibri"/>
        </w:rPr>
      </w:pPr>
      <w:r>
        <w:rPr>
          <w:rFonts w:ascii="Calibri" w:hAnsi="Calibri" w:cs="Calibri"/>
        </w:rPr>
        <w:t>Eerder in document staat 200.000ha veenweide. Bovenstaand telt op tot 90.000+45.000+20.</w:t>
      </w:r>
      <w:proofErr w:type="gramStart"/>
      <w:r>
        <w:rPr>
          <w:rFonts w:ascii="Calibri" w:hAnsi="Calibri" w:cs="Calibri"/>
        </w:rPr>
        <w:t>000?(</w:t>
      </w:r>
      <w:proofErr w:type="gramEnd"/>
      <w:r>
        <w:rPr>
          <w:rFonts w:ascii="Calibri" w:hAnsi="Calibri" w:cs="Calibri"/>
        </w:rPr>
        <w:t>10%) = 155.000. Waar is de rest?</w:t>
      </w:r>
    </w:p>
    <w:p w14:paraId="195158D2" w14:textId="20DB29DF" w:rsidR="00AB02CE" w:rsidRPr="00613E16" w:rsidRDefault="007B54F2" w:rsidP="00233D3D">
      <w:pPr>
        <w:pStyle w:val="Lijstalinea"/>
        <w:numPr>
          <w:ilvl w:val="0"/>
          <w:numId w:val="1"/>
        </w:numPr>
        <w:spacing w:after="0" w:line="240" w:lineRule="auto"/>
        <w:rPr>
          <w:rFonts w:ascii="Calibri" w:hAnsi="Calibri" w:cs="Calibri"/>
        </w:rPr>
      </w:pPr>
      <w:r w:rsidRPr="00613E16">
        <w:rPr>
          <w:rFonts w:ascii="Calibri" w:hAnsi="Calibri" w:cs="Calibri"/>
          <w:color w:val="2A2824"/>
          <w:shd w:val="clear" w:color="auto" w:fill="FDF3D0"/>
        </w:rPr>
        <w:t>“</w:t>
      </w:r>
      <w:r w:rsidR="00AB02CE" w:rsidRPr="00613E16">
        <w:rPr>
          <w:rFonts w:ascii="Calibri" w:hAnsi="Calibri" w:cs="Calibri"/>
          <w:color w:val="2A2824"/>
          <w:shd w:val="clear" w:color="auto" w:fill="FDF3D0"/>
        </w:rPr>
        <w:t>Deze veenweideboeren-aanpak is geschreven omdat dit beleid — hoe doordacht ook — het risico in zich draagt om precies het tegenovergestelde effect te bereiken van wat het beoogt. Peilverhoging plus compensatie zonder onderliggend verdienmodel duwt juist de boeren het gebied uit die nodig zijn om de opgaves daadwerkelijk te halen. Het geld is er. De vraag is of het de motor voedt, of dat het hem afzet.</w:t>
      </w:r>
      <w:r w:rsidRPr="00613E16">
        <w:rPr>
          <w:rFonts w:ascii="Calibri" w:hAnsi="Calibri" w:cs="Calibri"/>
          <w:color w:val="2A2824"/>
          <w:shd w:val="clear" w:color="auto" w:fill="FDF3D0"/>
        </w:rPr>
        <w:t>”</w:t>
      </w:r>
    </w:p>
    <w:p w14:paraId="38BC8C78" w14:textId="38E895FD" w:rsidR="007B54F2" w:rsidRPr="00613E16" w:rsidRDefault="006E0564" w:rsidP="00233D3D">
      <w:pPr>
        <w:spacing w:after="0" w:line="240" w:lineRule="auto"/>
        <w:ind w:left="1416"/>
        <w:rPr>
          <w:rFonts w:ascii="Calibri" w:eastAsia="Times New Roman" w:hAnsi="Calibri" w:cs="Calibri"/>
          <w:kern w:val="0"/>
          <w:lang w:eastAsia="nl-NL"/>
          <w14:ligatures w14:val="none"/>
        </w:rPr>
      </w:pPr>
      <w:r w:rsidRPr="00D8664C">
        <w:rPr>
          <w:rFonts w:ascii="Calibri" w:eastAsia="Times New Roman" w:hAnsi="Calibri" w:cs="Calibri"/>
          <w:b/>
          <w:bCs/>
          <w:kern w:val="0"/>
          <w:lang w:eastAsia="nl-NL"/>
          <w14:ligatures w14:val="none"/>
        </w:rPr>
        <w:t>Ik ga hier even wat uitgebreider op in omdat dit een essentie raakt</w:t>
      </w:r>
      <w:r w:rsidRPr="00613E16">
        <w:rPr>
          <w:rFonts w:ascii="Calibri" w:eastAsia="Times New Roman" w:hAnsi="Calibri" w:cs="Calibri"/>
          <w:kern w:val="0"/>
          <w:lang w:eastAsia="nl-NL"/>
          <w14:ligatures w14:val="none"/>
        </w:rPr>
        <w:t xml:space="preserve">. </w:t>
      </w:r>
      <w:r w:rsidR="007B54F2" w:rsidRPr="00613E16">
        <w:rPr>
          <w:rFonts w:ascii="Calibri" w:eastAsia="Times New Roman" w:hAnsi="Calibri" w:cs="Calibri"/>
          <w:kern w:val="0"/>
          <w:lang w:eastAsia="nl-NL"/>
          <w14:ligatures w14:val="none"/>
        </w:rPr>
        <w:t xml:space="preserve">Dit tekstdeel stelt dat bij "peilverhoging + compensatie" het verdienmodel </w:t>
      </w:r>
      <w:r w:rsidR="007B54F2" w:rsidRPr="00613E16">
        <w:rPr>
          <w:rFonts w:ascii="Calibri" w:eastAsia="Times New Roman" w:hAnsi="Calibri" w:cs="Calibri"/>
          <w:i/>
          <w:iCs/>
          <w:kern w:val="0"/>
          <w:lang w:eastAsia="nl-NL"/>
          <w14:ligatures w14:val="none"/>
        </w:rPr>
        <w:t>ontbreekt</w:t>
      </w:r>
      <w:r w:rsidR="007B54F2" w:rsidRPr="00613E16">
        <w:rPr>
          <w:rFonts w:ascii="Calibri" w:eastAsia="Times New Roman" w:hAnsi="Calibri" w:cs="Calibri"/>
          <w:kern w:val="0"/>
          <w:lang w:eastAsia="nl-NL"/>
          <w14:ligatures w14:val="none"/>
        </w:rPr>
        <w:t xml:space="preserve">. Maar compensatie </w:t>
      </w:r>
      <w:r w:rsidR="007B54F2" w:rsidRPr="00613E16">
        <w:rPr>
          <w:rFonts w:ascii="Calibri" w:eastAsia="Times New Roman" w:hAnsi="Calibri" w:cs="Calibri"/>
          <w:i/>
          <w:iCs/>
          <w:kern w:val="0"/>
          <w:lang w:eastAsia="nl-NL"/>
          <w14:ligatures w14:val="none"/>
        </w:rPr>
        <w:t>is</w:t>
      </w:r>
      <w:r w:rsidR="007B54F2" w:rsidRPr="00613E16">
        <w:rPr>
          <w:rFonts w:ascii="Calibri" w:eastAsia="Times New Roman" w:hAnsi="Calibri" w:cs="Calibri"/>
          <w:kern w:val="0"/>
          <w:lang w:eastAsia="nl-NL"/>
          <w14:ligatures w14:val="none"/>
        </w:rPr>
        <w:t xml:space="preserve"> per definitie een verdienmodel, </w:t>
      </w:r>
      <w:r w:rsidR="00D8664C">
        <w:rPr>
          <w:rFonts w:ascii="Calibri" w:eastAsia="Times New Roman" w:hAnsi="Calibri" w:cs="Calibri"/>
          <w:kern w:val="0"/>
          <w:lang w:eastAsia="nl-NL"/>
          <w14:ligatures w14:val="none"/>
        </w:rPr>
        <w:t>als</w:t>
      </w:r>
      <w:r w:rsidR="007B54F2" w:rsidRPr="00613E16">
        <w:rPr>
          <w:rFonts w:ascii="Calibri" w:eastAsia="Times New Roman" w:hAnsi="Calibri" w:cs="Calibri"/>
          <w:kern w:val="0"/>
          <w:lang w:eastAsia="nl-NL"/>
          <w14:ligatures w14:val="none"/>
        </w:rPr>
        <w:t xml:space="preserve"> het </w:t>
      </w:r>
      <w:r w:rsidR="00D8664C">
        <w:rPr>
          <w:rFonts w:ascii="Calibri" w:eastAsia="Times New Roman" w:hAnsi="Calibri" w:cs="Calibri"/>
          <w:kern w:val="0"/>
          <w:lang w:eastAsia="nl-NL"/>
          <w14:ligatures w14:val="none"/>
        </w:rPr>
        <w:t xml:space="preserve">maar </w:t>
      </w:r>
      <w:r w:rsidR="007B54F2" w:rsidRPr="00613E16">
        <w:rPr>
          <w:rFonts w:ascii="Calibri" w:eastAsia="Times New Roman" w:hAnsi="Calibri" w:cs="Calibri"/>
          <w:kern w:val="0"/>
          <w:u w:val="single"/>
          <w:lang w:eastAsia="nl-NL"/>
          <w14:ligatures w14:val="none"/>
        </w:rPr>
        <w:t>structureel en toereikend</w:t>
      </w:r>
      <w:r w:rsidR="007B54F2" w:rsidRPr="00613E16">
        <w:rPr>
          <w:rFonts w:ascii="Calibri" w:eastAsia="Times New Roman" w:hAnsi="Calibri" w:cs="Calibri"/>
          <w:kern w:val="0"/>
          <w:lang w:eastAsia="nl-NL"/>
          <w14:ligatures w14:val="none"/>
        </w:rPr>
        <w:t xml:space="preserve"> is. De zin </w:t>
      </w:r>
      <w:r w:rsidRPr="00613E16">
        <w:rPr>
          <w:rFonts w:ascii="Calibri" w:eastAsia="Times New Roman" w:hAnsi="Calibri" w:cs="Calibri"/>
          <w:kern w:val="0"/>
          <w:lang w:eastAsia="nl-NL"/>
          <w14:ligatures w14:val="none"/>
        </w:rPr>
        <w:t>ondergraaft</w:t>
      </w:r>
      <w:r w:rsidR="007B54F2" w:rsidRPr="00613E16">
        <w:rPr>
          <w:rFonts w:ascii="Calibri" w:eastAsia="Times New Roman" w:hAnsi="Calibri" w:cs="Calibri"/>
          <w:kern w:val="0"/>
          <w:lang w:eastAsia="nl-NL"/>
          <w14:ligatures w14:val="none"/>
        </w:rPr>
        <w:t xml:space="preserve"> zichzelf: als de compensatie hoog genoeg is en langdurig gegarandeerd, heeft de boer geen alternatief verdienmodel nodig. De motor draait dan gewoon op subsidie, wat in sectoren </w:t>
      </w:r>
      <w:r w:rsidR="00613E16">
        <w:rPr>
          <w:rFonts w:ascii="Calibri" w:eastAsia="Times New Roman" w:hAnsi="Calibri" w:cs="Calibri"/>
          <w:kern w:val="0"/>
          <w:lang w:eastAsia="nl-NL"/>
          <w14:ligatures w14:val="none"/>
        </w:rPr>
        <w:t xml:space="preserve">als </w:t>
      </w:r>
      <w:r w:rsidR="007B54F2" w:rsidRPr="00613E16">
        <w:rPr>
          <w:rFonts w:ascii="Calibri" w:eastAsia="Times New Roman" w:hAnsi="Calibri" w:cs="Calibri"/>
          <w:kern w:val="0"/>
          <w:lang w:eastAsia="nl-NL"/>
          <w14:ligatures w14:val="none"/>
        </w:rPr>
        <w:t>natuur, water</w:t>
      </w:r>
      <w:r w:rsidR="00613E16">
        <w:rPr>
          <w:rFonts w:ascii="Calibri" w:eastAsia="Times New Roman" w:hAnsi="Calibri" w:cs="Calibri"/>
          <w:kern w:val="0"/>
          <w:lang w:eastAsia="nl-NL"/>
          <w14:ligatures w14:val="none"/>
        </w:rPr>
        <w:t xml:space="preserve"> of</w:t>
      </w:r>
      <w:r w:rsidR="007B54F2" w:rsidRPr="00613E16">
        <w:rPr>
          <w:rFonts w:ascii="Calibri" w:eastAsia="Times New Roman" w:hAnsi="Calibri" w:cs="Calibri"/>
          <w:kern w:val="0"/>
          <w:lang w:eastAsia="nl-NL"/>
          <w14:ligatures w14:val="none"/>
        </w:rPr>
        <w:t xml:space="preserve"> energie</w:t>
      </w:r>
      <w:r w:rsidR="00613E16">
        <w:rPr>
          <w:rFonts w:ascii="Calibri" w:eastAsia="Times New Roman" w:hAnsi="Calibri" w:cs="Calibri"/>
          <w:kern w:val="0"/>
          <w:lang w:eastAsia="nl-NL"/>
          <w14:ligatures w14:val="none"/>
        </w:rPr>
        <w:t xml:space="preserve"> ook gebruikelijk</w:t>
      </w:r>
      <w:r w:rsidR="007B54F2" w:rsidRPr="00613E16">
        <w:rPr>
          <w:rFonts w:ascii="Calibri" w:eastAsia="Times New Roman" w:hAnsi="Calibri" w:cs="Calibri"/>
          <w:kern w:val="0"/>
          <w:lang w:eastAsia="nl-NL"/>
          <w14:ligatures w14:val="none"/>
        </w:rPr>
        <w:t xml:space="preserve"> is.</w:t>
      </w:r>
    </w:p>
    <w:p w14:paraId="3465ACCA" w14:textId="269C9C36" w:rsidR="007B54F2" w:rsidRPr="00613E16" w:rsidRDefault="007B54F2" w:rsidP="00233D3D">
      <w:pPr>
        <w:spacing w:after="0" w:line="240" w:lineRule="auto"/>
        <w:ind w:left="1416"/>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 xml:space="preserve">De werkelijke </w:t>
      </w:r>
      <w:r w:rsidR="006E0564" w:rsidRPr="00613E16">
        <w:rPr>
          <w:rFonts w:ascii="Calibri" w:eastAsia="Times New Roman" w:hAnsi="Calibri" w:cs="Calibri"/>
          <w:kern w:val="0"/>
          <w:lang w:eastAsia="nl-NL"/>
          <w14:ligatures w14:val="none"/>
        </w:rPr>
        <w:t>te uiten kritiek</w:t>
      </w:r>
      <w:r w:rsidRPr="00613E16">
        <w:rPr>
          <w:rFonts w:ascii="Calibri" w:eastAsia="Times New Roman" w:hAnsi="Calibri" w:cs="Calibri"/>
          <w:kern w:val="0"/>
          <w:lang w:eastAsia="nl-NL"/>
          <w14:ligatures w14:val="none"/>
        </w:rPr>
        <w:t xml:space="preserve"> zit dus niet in het ontbreken van een verdienmodel, maar in iets </w:t>
      </w:r>
      <w:proofErr w:type="spellStart"/>
      <w:r w:rsidRPr="00613E16">
        <w:rPr>
          <w:rFonts w:ascii="Calibri" w:eastAsia="Times New Roman" w:hAnsi="Calibri" w:cs="Calibri"/>
          <w:kern w:val="0"/>
          <w:lang w:eastAsia="nl-NL"/>
          <w14:ligatures w14:val="none"/>
        </w:rPr>
        <w:t>specifieker</w:t>
      </w:r>
      <w:r w:rsidR="00613E16">
        <w:rPr>
          <w:rFonts w:ascii="Calibri" w:eastAsia="Times New Roman" w:hAnsi="Calibri" w:cs="Calibri"/>
          <w:kern w:val="0"/>
          <w:lang w:eastAsia="nl-NL"/>
          <w14:ligatures w14:val="none"/>
        </w:rPr>
        <w:t>s</w:t>
      </w:r>
      <w:proofErr w:type="spellEnd"/>
      <w:r w:rsidRPr="00613E16">
        <w:rPr>
          <w:rFonts w:ascii="Calibri" w:eastAsia="Times New Roman" w:hAnsi="Calibri" w:cs="Calibri"/>
          <w:kern w:val="0"/>
          <w:lang w:eastAsia="nl-NL"/>
          <w14:ligatures w14:val="none"/>
        </w:rPr>
        <w:t>:</w:t>
      </w:r>
    </w:p>
    <w:p w14:paraId="3BA28904" w14:textId="21C595FD" w:rsidR="007B54F2" w:rsidRPr="00613E16" w:rsidRDefault="007B54F2" w:rsidP="00233D3D">
      <w:pPr>
        <w:numPr>
          <w:ilvl w:val="0"/>
          <w:numId w:val="7"/>
        </w:numPr>
        <w:tabs>
          <w:tab w:val="num" w:pos="2136"/>
        </w:tabs>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b/>
          <w:bCs/>
          <w:kern w:val="0"/>
          <w:lang w:eastAsia="nl-NL"/>
          <w14:ligatures w14:val="none"/>
        </w:rPr>
        <w:lastRenderedPageBreak/>
        <w:t>Onzekerheid over continuïteit</w:t>
      </w:r>
      <w:r w:rsidRPr="00613E16">
        <w:rPr>
          <w:rFonts w:ascii="Calibri" w:eastAsia="Times New Roman" w:hAnsi="Calibri" w:cs="Calibri"/>
          <w:kern w:val="0"/>
          <w:lang w:eastAsia="nl-NL"/>
          <w14:ligatures w14:val="none"/>
        </w:rPr>
        <w:t>; compensatie hangt af van politieke wil en begrotingen, een bedrijfsmodel niet</w:t>
      </w:r>
      <w:r w:rsidR="006E0564" w:rsidRPr="00613E16">
        <w:rPr>
          <w:rFonts w:ascii="Calibri" w:eastAsia="Times New Roman" w:hAnsi="Calibri" w:cs="Calibri"/>
          <w:kern w:val="0"/>
          <w:lang w:eastAsia="nl-NL"/>
          <w14:ligatures w14:val="none"/>
        </w:rPr>
        <w:t xml:space="preserve"> of minder</w:t>
      </w:r>
      <w:r w:rsidRPr="00613E16">
        <w:rPr>
          <w:rFonts w:ascii="Calibri" w:eastAsia="Times New Roman" w:hAnsi="Calibri" w:cs="Calibri"/>
          <w:kern w:val="0"/>
          <w:lang w:eastAsia="nl-NL"/>
          <w14:ligatures w14:val="none"/>
        </w:rPr>
        <w:t>.</w:t>
      </w:r>
    </w:p>
    <w:p w14:paraId="656F2ACE" w14:textId="5D55CF16" w:rsidR="007B54F2" w:rsidRPr="00613E16" w:rsidRDefault="007B54F2" w:rsidP="00233D3D">
      <w:pPr>
        <w:numPr>
          <w:ilvl w:val="0"/>
          <w:numId w:val="7"/>
        </w:numPr>
        <w:tabs>
          <w:tab w:val="num" w:pos="2136"/>
        </w:tabs>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b/>
          <w:bCs/>
          <w:kern w:val="0"/>
          <w:lang w:eastAsia="nl-NL"/>
          <w14:ligatures w14:val="none"/>
        </w:rPr>
        <w:t>Selectie-effect</w:t>
      </w:r>
      <w:r w:rsidRPr="00613E16">
        <w:rPr>
          <w:rFonts w:ascii="Calibri" w:eastAsia="Times New Roman" w:hAnsi="Calibri" w:cs="Calibri"/>
          <w:kern w:val="0"/>
          <w:lang w:eastAsia="nl-NL"/>
          <w14:ligatures w14:val="none"/>
        </w:rPr>
        <w:t xml:space="preserve">; boeren die </w:t>
      </w:r>
      <w:r w:rsidRPr="00613E16">
        <w:rPr>
          <w:rFonts w:ascii="Calibri" w:eastAsia="Times New Roman" w:hAnsi="Calibri" w:cs="Calibri"/>
          <w:i/>
          <w:iCs/>
          <w:kern w:val="0"/>
          <w:lang w:eastAsia="nl-NL"/>
          <w14:ligatures w14:val="none"/>
        </w:rPr>
        <w:t>willen produceren</w:t>
      </w:r>
      <w:r w:rsidRPr="00613E16">
        <w:rPr>
          <w:rFonts w:ascii="Calibri" w:eastAsia="Times New Roman" w:hAnsi="Calibri" w:cs="Calibri"/>
          <w:kern w:val="0"/>
          <w:lang w:eastAsia="nl-NL"/>
          <w14:ligatures w14:val="none"/>
        </w:rPr>
        <w:t xml:space="preserve"> vertrekken, ook bij</w:t>
      </w:r>
      <w:r w:rsidR="00613E16" w:rsidRPr="00613E16">
        <w:rPr>
          <w:rFonts w:ascii="Calibri" w:eastAsia="Times New Roman" w:hAnsi="Calibri" w:cs="Calibri"/>
          <w:kern w:val="0"/>
          <w:lang w:eastAsia="nl-NL"/>
          <w14:ligatures w14:val="none"/>
        </w:rPr>
        <w:t xml:space="preserve"> een</w:t>
      </w:r>
      <w:r w:rsidRPr="00613E16">
        <w:rPr>
          <w:rFonts w:ascii="Calibri" w:eastAsia="Times New Roman" w:hAnsi="Calibri" w:cs="Calibri"/>
          <w:kern w:val="0"/>
          <w:lang w:eastAsia="nl-NL"/>
          <w14:ligatures w14:val="none"/>
        </w:rPr>
        <w:t xml:space="preserve"> ruime compensatie, omdat hun identiteit en ambitie niet matchen met "betaald worden om stil te zitten."</w:t>
      </w:r>
    </w:p>
    <w:p w14:paraId="74C9FE32" w14:textId="7EEBE2A5" w:rsidR="007B54F2" w:rsidRPr="00613E16" w:rsidRDefault="007B54F2" w:rsidP="00233D3D">
      <w:pPr>
        <w:numPr>
          <w:ilvl w:val="0"/>
          <w:numId w:val="7"/>
        </w:numPr>
        <w:tabs>
          <w:tab w:val="num" w:pos="2136"/>
        </w:tabs>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b/>
          <w:bCs/>
          <w:kern w:val="0"/>
          <w:lang w:eastAsia="nl-NL"/>
          <w14:ligatures w14:val="none"/>
        </w:rPr>
        <w:t>Beheer versus behoud</w:t>
      </w:r>
      <w:r w:rsidRPr="00613E16">
        <w:rPr>
          <w:rFonts w:ascii="Calibri" w:eastAsia="Times New Roman" w:hAnsi="Calibri" w:cs="Calibri"/>
          <w:kern w:val="0"/>
          <w:lang w:eastAsia="nl-NL"/>
          <w14:ligatures w14:val="none"/>
        </w:rPr>
        <w:t xml:space="preserve">; actief boeren levert vaak betere landschaps- en waterkwaliteitsresultaten dan passieve compensatie, dus de </w:t>
      </w:r>
      <w:r w:rsidRPr="00613E16">
        <w:rPr>
          <w:rFonts w:ascii="Calibri" w:eastAsia="Times New Roman" w:hAnsi="Calibri" w:cs="Calibri"/>
          <w:i/>
          <w:iCs/>
          <w:kern w:val="0"/>
          <w:lang w:eastAsia="nl-NL"/>
          <w14:ligatures w14:val="none"/>
        </w:rPr>
        <w:t>doelbereiking</w:t>
      </w:r>
      <w:r w:rsidRPr="00613E16">
        <w:rPr>
          <w:rFonts w:ascii="Calibri" w:eastAsia="Times New Roman" w:hAnsi="Calibri" w:cs="Calibri"/>
          <w:kern w:val="0"/>
          <w:lang w:eastAsia="nl-NL"/>
          <w14:ligatures w14:val="none"/>
        </w:rPr>
        <w:t xml:space="preserve"> is inferieur, niet de economie.</w:t>
      </w:r>
    </w:p>
    <w:p w14:paraId="4703852B" w14:textId="349881A2" w:rsidR="007B54F2" w:rsidRPr="00613E16" w:rsidRDefault="007B54F2" w:rsidP="00233D3D">
      <w:pPr>
        <w:spacing w:after="0" w:line="240" w:lineRule="auto"/>
        <w:ind w:left="1416"/>
        <w:rPr>
          <w:rFonts w:ascii="Calibri" w:eastAsia="Times New Roman" w:hAnsi="Calibri" w:cs="Calibri"/>
          <w:color w:val="0070C0"/>
          <w:kern w:val="0"/>
          <w:lang w:eastAsia="nl-NL"/>
          <w14:ligatures w14:val="none"/>
        </w:rPr>
      </w:pPr>
      <w:r w:rsidRPr="00613E16">
        <w:rPr>
          <w:rFonts w:ascii="Calibri" w:eastAsia="Times New Roman" w:hAnsi="Calibri" w:cs="Calibri"/>
          <w:b/>
          <w:bCs/>
          <w:kern w:val="0"/>
          <w:lang w:eastAsia="nl-NL"/>
          <w14:ligatures w14:val="none"/>
        </w:rPr>
        <w:t>Voorstel</w:t>
      </w:r>
      <w:r w:rsidR="006E0564" w:rsidRPr="00613E16">
        <w:rPr>
          <w:rFonts w:ascii="Calibri" w:eastAsia="Times New Roman" w:hAnsi="Calibri" w:cs="Calibri"/>
          <w:b/>
          <w:bCs/>
          <w:kern w:val="0"/>
          <w:lang w:eastAsia="nl-NL"/>
          <w14:ligatures w14:val="none"/>
        </w:rPr>
        <w:t xml:space="preserve"> </w:t>
      </w:r>
      <w:r w:rsidR="006E0564" w:rsidRPr="00613E16">
        <w:rPr>
          <w:rFonts w:ascii="Calibri" w:eastAsia="Times New Roman" w:hAnsi="Calibri" w:cs="Calibri"/>
          <w:color w:val="0070C0"/>
          <w:kern w:val="0"/>
          <w:lang w:eastAsia="nl-NL"/>
          <w14:ligatures w14:val="none"/>
        </w:rPr>
        <w:t>(met AI</w:t>
      </w:r>
      <w:r w:rsidR="00F2777E">
        <w:rPr>
          <w:rFonts w:ascii="Calibri" w:eastAsia="Times New Roman" w:hAnsi="Calibri" w:cs="Calibri"/>
          <w:color w:val="0070C0"/>
          <w:kern w:val="0"/>
          <w:lang w:eastAsia="nl-NL"/>
          <w14:ligatures w14:val="none"/>
        </w:rPr>
        <w:t>-Claude</w:t>
      </w:r>
      <w:r w:rsidR="006E0564" w:rsidRPr="00613E16">
        <w:rPr>
          <w:rFonts w:ascii="Calibri" w:eastAsia="Times New Roman" w:hAnsi="Calibri" w:cs="Calibri"/>
          <w:color w:val="0070C0"/>
          <w:kern w:val="0"/>
          <w:lang w:eastAsia="nl-NL"/>
          <w14:ligatures w14:val="none"/>
        </w:rPr>
        <w:t>-aanscherping)</w:t>
      </w:r>
      <w:r w:rsidRPr="00613E16">
        <w:rPr>
          <w:rFonts w:ascii="Calibri" w:eastAsia="Times New Roman" w:hAnsi="Calibri" w:cs="Calibri"/>
          <w:color w:val="0070C0"/>
          <w:kern w:val="0"/>
          <w:lang w:eastAsia="nl-NL"/>
          <w14:ligatures w14:val="none"/>
        </w:rPr>
        <w:t>:</w:t>
      </w:r>
    </w:p>
    <w:p w14:paraId="6D18ABF8" w14:textId="20C376E7" w:rsidR="007B54F2" w:rsidRPr="00A01EC0" w:rsidRDefault="007B54F2" w:rsidP="00233D3D">
      <w:pPr>
        <w:spacing w:after="0" w:line="240" w:lineRule="auto"/>
        <w:ind w:left="2124"/>
        <w:rPr>
          <w:rFonts w:ascii="Calibri" w:eastAsia="Times New Roman" w:hAnsi="Calibri" w:cs="Calibri"/>
          <w:color w:val="0070C0"/>
          <w:kern w:val="0"/>
          <w:lang w:eastAsia="nl-NL"/>
          <w14:ligatures w14:val="none"/>
        </w:rPr>
      </w:pPr>
      <w:r w:rsidRPr="00A01EC0">
        <w:rPr>
          <w:rFonts w:ascii="Calibri" w:eastAsia="Times New Roman" w:hAnsi="Calibri" w:cs="Calibri"/>
          <w:color w:val="0070C0"/>
          <w:kern w:val="0"/>
          <w:lang w:eastAsia="nl-NL"/>
          <w14:ligatures w14:val="none"/>
        </w:rPr>
        <w:t xml:space="preserve">"Peilverhoging met uitsluitend compensatie -hoe royaal ook- vervangt geen bedrijfsperspectief. </w:t>
      </w:r>
      <w:r w:rsidRPr="00A01EC0">
        <w:rPr>
          <w:rFonts w:ascii="Calibri" w:eastAsia="Times New Roman" w:hAnsi="Calibri" w:cs="Calibri"/>
          <w:i/>
          <w:iCs/>
          <w:color w:val="0070C0"/>
          <w:kern w:val="0"/>
          <w:lang w:eastAsia="nl-NL"/>
          <w14:ligatures w14:val="none"/>
        </w:rPr>
        <w:t xml:space="preserve">Compensatie vergoedt verlies; het geeft geen richting. </w:t>
      </w:r>
      <w:r w:rsidRPr="00A01EC0">
        <w:rPr>
          <w:rFonts w:ascii="Calibri" w:eastAsia="Times New Roman" w:hAnsi="Calibri" w:cs="Calibri"/>
          <w:color w:val="0070C0"/>
          <w:kern w:val="0"/>
          <w:lang w:eastAsia="nl-NL"/>
          <w14:ligatures w14:val="none"/>
        </w:rPr>
        <w:t>Boeren die willen produceren en beheren vertrekken toch, niet omdat het financieel niet uitkomt, maar omdat er geen toekomst meer te bouwen valt. En juist die boeren zijn nodig om de doelen te halen."</w:t>
      </w:r>
    </w:p>
    <w:p w14:paraId="2633BECB" w14:textId="07427D7F" w:rsidR="007B54F2" w:rsidRPr="00A01EC0" w:rsidRDefault="007B54F2" w:rsidP="00233D3D">
      <w:pPr>
        <w:spacing w:after="0" w:line="240" w:lineRule="auto"/>
        <w:ind w:left="1416"/>
        <w:rPr>
          <w:rFonts w:ascii="Calibri" w:eastAsia="Times New Roman" w:hAnsi="Calibri" w:cs="Calibri"/>
          <w:color w:val="0070C0"/>
          <w:kern w:val="0"/>
          <w:lang w:eastAsia="nl-NL"/>
          <w14:ligatures w14:val="none"/>
        </w:rPr>
      </w:pPr>
      <w:r w:rsidRPr="00A01EC0">
        <w:rPr>
          <w:rFonts w:ascii="Calibri" w:eastAsia="Times New Roman" w:hAnsi="Calibri" w:cs="Calibri"/>
          <w:color w:val="0070C0"/>
          <w:kern w:val="0"/>
          <w:lang w:eastAsia="nl-NL"/>
          <w14:ligatures w14:val="none"/>
        </w:rPr>
        <w:t xml:space="preserve">Dit maakt de redenering consistent: het probleem is niet de </w:t>
      </w:r>
      <w:r w:rsidRPr="00A01EC0">
        <w:rPr>
          <w:rFonts w:ascii="Calibri" w:eastAsia="Times New Roman" w:hAnsi="Calibri" w:cs="Calibri"/>
          <w:i/>
          <w:iCs/>
          <w:color w:val="0070C0"/>
          <w:kern w:val="0"/>
          <w:lang w:eastAsia="nl-NL"/>
          <w14:ligatures w14:val="none"/>
        </w:rPr>
        <w:t>hoogte</w:t>
      </w:r>
      <w:r w:rsidRPr="00A01EC0">
        <w:rPr>
          <w:rFonts w:ascii="Calibri" w:eastAsia="Times New Roman" w:hAnsi="Calibri" w:cs="Calibri"/>
          <w:color w:val="0070C0"/>
          <w:kern w:val="0"/>
          <w:lang w:eastAsia="nl-NL"/>
          <w14:ligatures w14:val="none"/>
        </w:rPr>
        <w:t xml:space="preserve"> van het geld, maar de </w:t>
      </w:r>
      <w:r w:rsidRPr="00A01EC0">
        <w:rPr>
          <w:rFonts w:ascii="Calibri" w:eastAsia="Times New Roman" w:hAnsi="Calibri" w:cs="Calibri"/>
          <w:i/>
          <w:iCs/>
          <w:color w:val="0070C0"/>
          <w:kern w:val="0"/>
          <w:lang w:eastAsia="nl-NL"/>
          <w14:ligatures w14:val="none"/>
        </w:rPr>
        <w:t>aard</w:t>
      </w:r>
      <w:r w:rsidRPr="00A01EC0">
        <w:rPr>
          <w:rFonts w:ascii="Calibri" w:eastAsia="Times New Roman" w:hAnsi="Calibri" w:cs="Calibri"/>
          <w:color w:val="0070C0"/>
          <w:kern w:val="0"/>
          <w:lang w:eastAsia="nl-NL"/>
          <w14:ligatures w14:val="none"/>
        </w:rPr>
        <w:t xml:space="preserve"> ervan: passief versus actief, incidenteel versus structureel, vergoeding versus perspectief.</w:t>
      </w:r>
    </w:p>
    <w:p w14:paraId="35B9E5ED" w14:textId="20AE0549" w:rsidR="007B54F2" w:rsidRPr="00613E16" w:rsidRDefault="007B54F2"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 xml:space="preserve">Netcongestie </w:t>
      </w:r>
      <w:r w:rsidRPr="00613E16">
        <w:rPr>
          <w:rFonts w:ascii="Calibri" w:eastAsia="Times New Roman" w:hAnsi="Calibri" w:cs="Calibri"/>
          <w:kern w:val="0"/>
          <w:lang w:eastAsia="nl-NL"/>
          <w14:ligatures w14:val="none"/>
        </w:rPr>
        <w:sym w:font="Wingdings" w:char="F0E0"/>
      </w:r>
      <w:r w:rsidRPr="00613E16">
        <w:rPr>
          <w:rFonts w:ascii="Calibri" w:eastAsia="Times New Roman" w:hAnsi="Calibri" w:cs="Calibri"/>
          <w:kern w:val="0"/>
          <w:lang w:eastAsia="nl-NL"/>
          <w14:ligatures w14:val="none"/>
        </w:rPr>
        <w:t xml:space="preserve"> stroomnetuitbreiding </w:t>
      </w:r>
    </w:p>
    <w:p w14:paraId="53707F3F" w14:textId="3BFC84C2" w:rsidR="007B54F2" w:rsidRPr="00613E16" w:rsidRDefault="007B54F2" w:rsidP="00233D3D">
      <w:pPr>
        <w:pStyle w:val="Lijstalinea"/>
        <w:spacing w:after="0" w:line="240" w:lineRule="auto"/>
        <w:ind w:left="1068"/>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w:t>
      </w:r>
      <w:proofErr w:type="gramStart"/>
      <w:r w:rsidRPr="00613E16">
        <w:rPr>
          <w:rFonts w:ascii="Calibri" w:eastAsia="Times New Roman" w:hAnsi="Calibri" w:cs="Calibri"/>
          <w:kern w:val="0"/>
          <w:lang w:eastAsia="nl-NL"/>
          <w14:ligatures w14:val="none"/>
        </w:rPr>
        <w:t>niet</w:t>
      </w:r>
      <w:proofErr w:type="gramEnd"/>
      <w:r w:rsidRPr="00613E16">
        <w:rPr>
          <w:rFonts w:ascii="Calibri" w:eastAsia="Times New Roman" w:hAnsi="Calibri" w:cs="Calibri"/>
          <w:kern w:val="0"/>
          <w:lang w:eastAsia="nl-NL"/>
          <w14:ligatures w14:val="none"/>
        </w:rPr>
        <w:t xml:space="preserve"> de congestie loopt vast, maar de uitbreiding]</w:t>
      </w:r>
    </w:p>
    <w:p w14:paraId="397B16DA" w14:textId="450A91CD" w:rsidR="00E245A1" w:rsidRPr="00613E16" w:rsidRDefault="00E245A1"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“Rugwind, omdat het politieke gewicht en de financiering nu aanwezig zijn om de transitie in beweging te zetten. Risico, omdat een eenzijdige stikstof-focus de andere zes maatschappelijke opgaves overschaduwt</w:t>
      </w:r>
      <w:proofErr w:type="gramStart"/>
      <w:r w:rsidRPr="00613E16">
        <w:rPr>
          <w:rFonts w:ascii="Calibri" w:eastAsia="Times New Roman" w:hAnsi="Calibri" w:cs="Calibri"/>
          <w:kern w:val="0"/>
          <w:lang w:eastAsia="nl-NL"/>
          <w14:ligatures w14:val="none"/>
        </w:rPr>
        <w:t xml:space="preserve"> ….</w:t>
      </w:r>
      <w:proofErr w:type="gramEnd"/>
      <w:r w:rsidRPr="00613E16">
        <w:rPr>
          <w:rFonts w:ascii="Calibri" w:eastAsia="Times New Roman" w:hAnsi="Calibri" w:cs="Calibri"/>
          <w:kern w:val="0"/>
          <w:lang w:eastAsia="nl-NL"/>
          <w14:ligatures w14:val="none"/>
        </w:rPr>
        <w:t>”</w:t>
      </w:r>
    </w:p>
    <w:p w14:paraId="22FD3138" w14:textId="42AE0BC8" w:rsidR="00E245A1" w:rsidRPr="00613E16" w:rsidRDefault="00E245A1" w:rsidP="00233D3D">
      <w:pPr>
        <w:pStyle w:val="Lijstalinea"/>
        <w:numPr>
          <w:ilvl w:val="0"/>
          <w:numId w:val="4"/>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Hier worden zes maatschappelijke opgaves genoemd. Welke zijn dat? Hier komen ze uit de lucht vallen.</w:t>
      </w:r>
    </w:p>
    <w:p w14:paraId="741B1DD2" w14:textId="7567EF8E" w:rsidR="00E245A1" w:rsidRPr="00613E16" w:rsidRDefault="00E245A1" w:rsidP="00233D3D">
      <w:pPr>
        <w:pStyle w:val="Lijstalinea"/>
        <w:spacing w:after="0" w:line="240" w:lineRule="auto"/>
        <w:ind w:left="1428"/>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Een paar alinea’s terug wordt wel gerefereerd aan: “De grote maatschappelijke opgaven — klimaat, water, natuur, landschap, kringloop —</w:t>
      </w:r>
      <w:proofErr w:type="gramStart"/>
      <w:r w:rsidRPr="00613E16">
        <w:rPr>
          <w:rFonts w:ascii="Calibri" w:eastAsia="Times New Roman" w:hAnsi="Calibri" w:cs="Calibri"/>
          <w:kern w:val="0"/>
          <w:lang w:eastAsia="nl-NL"/>
          <w14:ligatures w14:val="none"/>
        </w:rPr>
        <w:t xml:space="preserve"> ….</w:t>
      </w:r>
      <w:proofErr w:type="gramEnd"/>
      <w:r w:rsidRPr="00613E16">
        <w:rPr>
          <w:rFonts w:ascii="Calibri" w:eastAsia="Times New Roman" w:hAnsi="Calibri" w:cs="Calibri"/>
          <w:kern w:val="0"/>
          <w:lang w:eastAsia="nl-NL"/>
          <w14:ligatures w14:val="none"/>
        </w:rPr>
        <w:t xml:space="preserve">.”, maar dat zijn er vijf. Waar komt dit vandaan? Wat is de bron. </w:t>
      </w:r>
      <w:r w:rsidR="00B54360" w:rsidRPr="00613E16">
        <w:rPr>
          <w:rFonts w:ascii="Calibri" w:eastAsia="Times New Roman" w:hAnsi="Calibri" w:cs="Calibri"/>
          <w:kern w:val="0"/>
          <w:lang w:eastAsia="nl-NL"/>
          <w14:ligatures w14:val="none"/>
        </w:rPr>
        <w:t>Rijksoverheid? Daar zie ik ook andere formuleringen.</w:t>
      </w:r>
    </w:p>
    <w:p w14:paraId="48D1C225" w14:textId="77BBEABB" w:rsidR="00B54360" w:rsidRPr="00613E16" w:rsidRDefault="00B54360"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 xml:space="preserve">“Het scherpst geformuleerd: </w:t>
      </w:r>
      <w:r w:rsidRPr="00613E16">
        <w:rPr>
          <w:rFonts w:ascii="Calibri" w:eastAsia="Times New Roman" w:hAnsi="Calibri" w:cs="Calibri"/>
          <w:i/>
          <w:iCs/>
          <w:kern w:val="0"/>
          <w:lang w:eastAsia="nl-NL"/>
          <w14:ligatures w14:val="none"/>
        </w:rPr>
        <w:t>stikstofbeleid zonder breder ondernemersperspectief is akte 2 onder een nieuwe naam</w:t>
      </w:r>
      <w:r w:rsidRPr="00613E16">
        <w:rPr>
          <w:rFonts w:ascii="Calibri" w:eastAsia="Times New Roman" w:hAnsi="Calibri" w:cs="Calibri"/>
          <w:kern w:val="0"/>
          <w:lang w:eastAsia="nl-NL"/>
          <w14:ligatures w14:val="none"/>
        </w:rPr>
        <w:t xml:space="preserve">.” Wellicht alleen scherp als je weet wat met akte 2 wordt bedoeld. Ik weet het </w:t>
      </w:r>
      <w:r w:rsidR="00233D3D">
        <w:rPr>
          <w:rFonts w:ascii="Calibri" w:eastAsia="Times New Roman" w:hAnsi="Calibri" w:cs="Calibri"/>
          <w:kern w:val="0"/>
          <w:lang w:eastAsia="nl-NL"/>
          <w14:ligatures w14:val="none"/>
        </w:rPr>
        <w:t xml:space="preserve">hier nog </w:t>
      </w:r>
      <w:r w:rsidRPr="00613E16">
        <w:rPr>
          <w:rFonts w:ascii="Calibri" w:eastAsia="Times New Roman" w:hAnsi="Calibri" w:cs="Calibri"/>
          <w:kern w:val="0"/>
          <w:lang w:eastAsia="nl-NL"/>
          <w14:ligatures w14:val="none"/>
        </w:rPr>
        <w:t>niet</w:t>
      </w:r>
      <w:r w:rsidR="00233D3D">
        <w:rPr>
          <w:rFonts w:ascii="Calibri" w:eastAsia="Times New Roman" w:hAnsi="Calibri" w:cs="Calibri"/>
          <w:kern w:val="0"/>
          <w:lang w:eastAsia="nl-NL"/>
          <w14:ligatures w14:val="none"/>
        </w:rPr>
        <w:t>, want komt pas op het einde van de tekst</w:t>
      </w:r>
      <w:r w:rsidRPr="00613E16">
        <w:rPr>
          <w:rFonts w:ascii="Calibri" w:eastAsia="Times New Roman" w:hAnsi="Calibri" w:cs="Calibri"/>
          <w:kern w:val="0"/>
          <w:lang w:eastAsia="nl-NL"/>
          <w14:ligatures w14:val="none"/>
        </w:rPr>
        <w:t>.</w:t>
      </w:r>
      <w:r w:rsidR="00AE1133" w:rsidRPr="00613E16">
        <w:rPr>
          <w:rFonts w:ascii="Calibri" w:eastAsia="Times New Roman" w:hAnsi="Calibri" w:cs="Calibri"/>
          <w:kern w:val="0"/>
          <w:lang w:eastAsia="nl-NL"/>
          <w14:ligatures w14:val="none"/>
        </w:rPr>
        <w:t xml:space="preserve"> Zie ook de inleidende 16 sheets.</w:t>
      </w:r>
    </w:p>
    <w:p w14:paraId="5EE4757D" w14:textId="12B369D5" w:rsidR="00B54360" w:rsidRPr="00613E16" w:rsidRDefault="00B54360"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“Stikstof verdient daarom een plek in dit verhaal — niet als aparte opgave naast de zeven, ………” Zeven wat? Maatschappelijke opgaves? Maar dat waren er net nog vijf of zes.</w:t>
      </w:r>
    </w:p>
    <w:p w14:paraId="74548716" w14:textId="77777777" w:rsidR="00F2130E" w:rsidRPr="00613E16" w:rsidRDefault="00F2130E" w:rsidP="00233D3D">
      <w:pPr>
        <w:pStyle w:val="Lijstalinea"/>
        <w:numPr>
          <w:ilvl w:val="0"/>
          <w:numId w:val="3"/>
        </w:numPr>
        <w:spacing w:after="0" w:line="240" w:lineRule="auto"/>
        <w:rPr>
          <w:rFonts w:ascii="Calibri" w:eastAsia="Times New Roman" w:hAnsi="Calibri" w:cs="Calibri"/>
          <w:kern w:val="0"/>
          <w:lang w:eastAsia="nl-NL"/>
          <w14:ligatures w14:val="none"/>
        </w:rPr>
      </w:pPr>
      <w:proofErr w:type="spellStart"/>
      <w:r w:rsidRPr="00613E16">
        <w:rPr>
          <w:rFonts w:ascii="Calibri" w:eastAsia="Times New Roman" w:hAnsi="Calibri" w:cs="Calibri"/>
          <w:kern w:val="0"/>
          <w:lang w:eastAsia="nl-NL"/>
          <w14:ligatures w14:val="none"/>
        </w:rPr>
        <w:t>Infographic</w:t>
      </w:r>
      <w:proofErr w:type="spellEnd"/>
      <w:r w:rsidRPr="00613E16">
        <w:rPr>
          <w:rFonts w:ascii="Calibri" w:eastAsia="Times New Roman" w:hAnsi="Calibri" w:cs="Calibri"/>
          <w:kern w:val="0"/>
          <w:lang w:eastAsia="nl-NL"/>
          <w14:ligatures w14:val="none"/>
        </w:rPr>
        <w:t xml:space="preserve">: “Ontwikkeling melkveehouderij in het veenweidegebied tot 2040” </w:t>
      </w:r>
      <w:r w:rsidRPr="00613E16">
        <w:rPr>
          <w:rFonts w:ascii="Calibri" w:hAnsi="Calibri" w:cs="Calibri"/>
          <w:lang w:eastAsia="nl-NL"/>
        </w:rPr>
        <w:sym w:font="Wingdings" w:char="F0E0"/>
      </w:r>
      <w:r w:rsidRPr="00613E16">
        <w:rPr>
          <w:rFonts w:ascii="Calibri" w:eastAsia="Times New Roman" w:hAnsi="Calibri" w:cs="Calibri"/>
          <w:kern w:val="0"/>
          <w:lang w:eastAsia="nl-NL"/>
          <w14:ligatures w14:val="none"/>
        </w:rPr>
        <w:t xml:space="preserve"> </w:t>
      </w:r>
    </w:p>
    <w:p w14:paraId="770CF12C" w14:textId="0395F191" w:rsidR="00F2130E" w:rsidRPr="00613E16" w:rsidRDefault="00F2130E" w:rsidP="00233D3D">
      <w:pPr>
        <w:pStyle w:val="Lijstalinea"/>
        <w:numPr>
          <w:ilvl w:val="1"/>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Groter lettertype gebruiken en niet grijs maar met meer contrast.</w:t>
      </w:r>
    </w:p>
    <w:p w14:paraId="4CC2389D" w14:textId="60705104" w:rsidR="00F2130E" w:rsidRPr="00613E16" w:rsidRDefault="00F2130E" w:rsidP="00233D3D">
      <w:pPr>
        <w:pStyle w:val="Lijstalinea"/>
        <w:numPr>
          <w:ilvl w:val="1"/>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“Dit document gaat over de bovenste twee.” Er wordt niet toegelicht waarom het niet ook over de derde groep gaat.</w:t>
      </w:r>
    </w:p>
    <w:p w14:paraId="33590E2A" w14:textId="77777777" w:rsidR="00F47035" w:rsidRPr="00613E16" w:rsidRDefault="00F47035" w:rsidP="00233D3D">
      <w:pPr>
        <w:numPr>
          <w:ilvl w:val="0"/>
          <w:numId w:val="3"/>
        </w:numPr>
        <w:shd w:val="clear" w:color="auto" w:fill="F7F5F0"/>
        <w:spacing w:after="0" w:line="240" w:lineRule="auto"/>
        <w:rPr>
          <w:rFonts w:ascii="Calibri" w:eastAsia="Times New Roman" w:hAnsi="Calibri" w:cs="Calibri"/>
          <w:color w:val="5C5A54"/>
          <w:kern w:val="0"/>
          <w:lang w:eastAsia="nl-NL"/>
          <w14:ligatures w14:val="none"/>
        </w:rPr>
      </w:pPr>
      <w:r w:rsidRPr="00613E16">
        <w:rPr>
          <w:rFonts w:ascii="Calibri" w:eastAsia="Times New Roman" w:hAnsi="Calibri" w:cs="Calibri"/>
          <w:b/>
          <w:bCs/>
          <w:color w:val="2A2824"/>
          <w:kern w:val="0"/>
          <w:lang w:eastAsia="nl-NL"/>
          <w14:ligatures w14:val="none"/>
        </w:rPr>
        <w:t>Grenzend aan Natura 2000-gebieden</w:t>
      </w:r>
      <w:r w:rsidRPr="00613E16">
        <w:rPr>
          <w:rFonts w:ascii="Calibri" w:eastAsia="Times New Roman" w:hAnsi="Calibri" w:cs="Calibri"/>
          <w:color w:val="5C5A54"/>
          <w:kern w:val="0"/>
          <w:lang w:eastAsia="nl-NL"/>
          <w14:ligatures w14:val="none"/>
        </w:rPr>
        <w:t> — bufferzones met extra regeldruk en beperkingen op stikstof en gebruik</w:t>
      </w:r>
    </w:p>
    <w:p w14:paraId="3399BA4B" w14:textId="78EADF09" w:rsidR="00F47035" w:rsidRPr="00613E16" w:rsidRDefault="00F47035" w:rsidP="00233D3D">
      <w:pPr>
        <w:pStyle w:val="Lijstalinea"/>
        <w:numPr>
          <w:ilvl w:val="0"/>
          <w:numId w:val="4"/>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color w:val="2A2824"/>
          <w:kern w:val="0"/>
          <w:lang w:eastAsia="nl-NL"/>
          <w14:ligatures w14:val="none"/>
        </w:rPr>
        <w:t xml:space="preserve">Zin </w:t>
      </w:r>
      <w:r w:rsidR="00AE1133" w:rsidRPr="00613E16">
        <w:rPr>
          <w:rFonts w:ascii="Calibri" w:eastAsia="Times New Roman" w:hAnsi="Calibri" w:cs="Calibri"/>
          <w:color w:val="2A2824"/>
          <w:kern w:val="0"/>
          <w:lang w:eastAsia="nl-NL"/>
          <w14:ligatures w14:val="none"/>
        </w:rPr>
        <w:t>is niet af</w:t>
      </w:r>
      <w:r w:rsidR="00AE1133" w:rsidRPr="00613E16">
        <w:rPr>
          <w:rFonts w:ascii="Calibri" w:eastAsia="Times New Roman" w:hAnsi="Calibri" w:cs="Calibri"/>
          <w:lang w:eastAsia="nl-NL"/>
        </w:rPr>
        <w:t>.</w:t>
      </w:r>
    </w:p>
    <w:p w14:paraId="01C889E5" w14:textId="1189D711" w:rsidR="000B4AF9" w:rsidRDefault="000B4AF9"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613E16">
        <w:rPr>
          <w:rFonts w:ascii="Calibri" w:eastAsia="Times New Roman" w:hAnsi="Calibri" w:cs="Calibri"/>
          <w:kern w:val="0"/>
          <w:lang w:eastAsia="nl-NL"/>
          <w14:ligatures w14:val="none"/>
        </w:rPr>
        <w:t xml:space="preserve">“Waar het om gaat: er is een substantieel deel van de veenweide waar een fundamenteel ander bedrijfsmodel nodig is. En voor dát deel gaan de drie aktes.” </w:t>
      </w:r>
      <w:r w:rsidRPr="00613E16">
        <w:rPr>
          <w:rFonts w:ascii="Calibri" w:eastAsia="Times New Roman" w:hAnsi="Calibri" w:cs="Calibri"/>
          <w:kern w:val="0"/>
          <w:lang w:eastAsia="nl-NL"/>
          <w14:ligatures w14:val="none"/>
        </w:rPr>
        <w:sym w:font="Wingdings" w:char="F0E0"/>
      </w:r>
      <w:r w:rsidRPr="00613E16">
        <w:rPr>
          <w:rFonts w:ascii="Calibri" w:eastAsia="Times New Roman" w:hAnsi="Calibri" w:cs="Calibri"/>
          <w:kern w:val="0"/>
          <w:lang w:eastAsia="nl-NL"/>
          <w14:ligatures w14:val="none"/>
        </w:rPr>
        <w:t xml:space="preserve"> </w:t>
      </w:r>
      <w:proofErr w:type="gramStart"/>
      <w:r w:rsidRPr="00613E16">
        <w:rPr>
          <w:rFonts w:ascii="Calibri" w:eastAsia="Times New Roman" w:hAnsi="Calibri" w:cs="Calibri"/>
          <w:kern w:val="0"/>
          <w:lang w:eastAsia="nl-NL"/>
          <w14:ligatures w14:val="none"/>
        </w:rPr>
        <w:t>zie</w:t>
      </w:r>
      <w:proofErr w:type="gramEnd"/>
      <w:r w:rsidRPr="00613E16">
        <w:rPr>
          <w:rFonts w:ascii="Calibri" w:eastAsia="Times New Roman" w:hAnsi="Calibri" w:cs="Calibri"/>
          <w:kern w:val="0"/>
          <w:lang w:eastAsia="nl-NL"/>
          <w14:ligatures w14:val="none"/>
        </w:rPr>
        <w:t xml:space="preserve"> eerdere opmerking over het ontbreken van een toelichtin</w:t>
      </w:r>
      <w:r>
        <w:rPr>
          <w:rFonts w:ascii="Calibri" w:eastAsia="Times New Roman" w:hAnsi="Calibri" w:cs="Calibri"/>
          <w:kern w:val="0"/>
          <w:lang w:eastAsia="nl-NL"/>
          <w14:ligatures w14:val="none"/>
        </w:rPr>
        <w:t>g op de aktes.</w:t>
      </w:r>
    </w:p>
    <w:p w14:paraId="2EF6E0AC" w14:textId="1042A853" w:rsidR="00464C05" w:rsidRPr="00464C05" w:rsidRDefault="00464C05"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464C05">
        <w:rPr>
          <w:rFonts w:ascii="Calibri" w:eastAsia="Times New Roman" w:hAnsi="Calibri" w:cs="Calibri"/>
          <w:b/>
          <w:bCs/>
          <w:kern w:val="0"/>
          <w:lang w:eastAsia="nl-NL"/>
          <w14:ligatures w14:val="none"/>
        </w:rPr>
        <w:lastRenderedPageBreak/>
        <w:t xml:space="preserve">Op middellange termijn maakt de </w:t>
      </w:r>
      <w:proofErr w:type="spellStart"/>
      <w:r w:rsidRPr="00464C05">
        <w:rPr>
          <w:rFonts w:ascii="Calibri" w:eastAsia="Times New Roman" w:hAnsi="Calibri" w:cs="Calibri"/>
          <w:b/>
          <w:bCs/>
          <w:kern w:val="0"/>
          <w:lang w:eastAsia="nl-NL"/>
          <w14:ligatures w14:val="none"/>
        </w:rPr>
        <w:t>schaalvergrotigingsreflex</w:t>
      </w:r>
      <w:proofErr w:type="spellEnd"/>
      <w:r w:rsidRPr="00464C05">
        <w:rPr>
          <w:rFonts w:ascii="Calibri" w:eastAsia="Times New Roman" w:hAnsi="Calibri" w:cs="Calibri"/>
          <w:b/>
          <w:bCs/>
          <w:kern w:val="0"/>
          <w:lang w:eastAsia="nl-NL"/>
          <w14:ligatures w14:val="none"/>
        </w:rPr>
        <w:t xml:space="preserve"> de fijnmazigheid kapot.</w:t>
      </w:r>
      <w:r>
        <w:rPr>
          <w:rFonts w:ascii="Calibri" w:eastAsia="Times New Roman" w:hAnsi="Calibri" w:cs="Calibri"/>
          <w:b/>
          <w:bCs/>
          <w:kern w:val="0"/>
          <w:lang w:eastAsia="nl-NL"/>
          <w14:ligatures w14:val="none"/>
        </w:rPr>
        <w:t xml:space="preserve"> </w:t>
      </w:r>
      <w:r w:rsidRPr="00464C05">
        <w:rPr>
          <w:rFonts w:ascii="Calibri" w:eastAsia="Times New Roman" w:hAnsi="Calibri" w:cs="Calibri"/>
          <w:b/>
          <w:bCs/>
          <w:kern w:val="0"/>
          <w:lang w:eastAsia="nl-NL"/>
          <w14:ligatures w14:val="none"/>
        </w:rPr>
        <w:sym w:font="Wingdings" w:char="F0E0"/>
      </w:r>
      <w:r>
        <w:rPr>
          <w:rFonts w:ascii="Calibri" w:eastAsia="Times New Roman" w:hAnsi="Calibri" w:cs="Calibri"/>
          <w:b/>
          <w:bCs/>
          <w:kern w:val="0"/>
          <w:lang w:eastAsia="nl-NL"/>
          <w14:ligatures w14:val="none"/>
        </w:rPr>
        <w:t xml:space="preserve"> </w:t>
      </w:r>
      <w:proofErr w:type="gramStart"/>
      <w:r>
        <w:rPr>
          <w:rFonts w:ascii="Calibri" w:eastAsia="Times New Roman" w:hAnsi="Calibri" w:cs="Calibri"/>
          <w:b/>
          <w:bCs/>
          <w:kern w:val="0"/>
          <w:lang w:eastAsia="nl-NL"/>
          <w14:ligatures w14:val="none"/>
        </w:rPr>
        <w:t>schaalvergrotingsreflex</w:t>
      </w:r>
      <w:proofErr w:type="gramEnd"/>
      <w:r>
        <w:rPr>
          <w:rFonts w:ascii="Calibri" w:eastAsia="Times New Roman" w:hAnsi="Calibri" w:cs="Calibri"/>
          <w:b/>
          <w:bCs/>
          <w:kern w:val="0"/>
          <w:lang w:eastAsia="nl-NL"/>
          <w14:ligatures w14:val="none"/>
        </w:rPr>
        <w:t xml:space="preserve"> </w:t>
      </w:r>
    </w:p>
    <w:p w14:paraId="59AD5C1D" w14:textId="77777777" w:rsidR="008B3227" w:rsidRPr="008B3227" w:rsidRDefault="00464C05"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b/>
          <w:bCs/>
          <w:kern w:val="0"/>
          <w:lang w:eastAsia="nl-NL"/>
          <w14:ligatures w14:val="none"/>
        </w:rPr>
        <w:t xml:space="preserve">Opgaves. </w:t>
      </w:r>
    </w:p>
    <w:p w14:paraId="2F5CF20E" w14:textId="6DFB3857" w:rsidR="00464C05" w:rsidRDefault="00464C05" w:rsidP="00233D3D">
      <w:pPr>
        <w:pStyle w:val="Lijstalinea"/>
        <w:numPr>
          <w:ilvl w:val="1"/>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b/>
          <w:bCs/>
          <w:kern w:val="0"/>
          <w:lang w:eastAsia="nl-NL"/>
          <w14:ligatures w14:val="none"/>
        </w:rPr>
        <w:t xml:space="preserve">Klimaat – bedrijf. </w:t>
      </w:r>
      <w:r w:rsidRPr="008B3227">
        <w:rPr>
          <w:rFonts w:ascii="Calibri" w:eastAsia="Times New Roman" w:hAnsi="Calibri" w:cs="Calibri"/>
          <w:kern w:val="0"/>
          <w:lang w:eastAsia="nl-NL"/>
          <w14:ligatures w14:val="none"/>
        </w:rPr>
        <w:t>Hier mist nog</w:t>
      </w:r>
      <w:r w:rsidR="008B3227" w:rsidRPr="008B3227">
        <w:rPr>
          <w:rFonts w:ascii="Calibri" w:eastAsia="Times New Roman" w:hAnsi="Calibri" w:cs="Calibri"/>
          <w:kern w:val="0"/>
          <w:lang w:eastAsia="nl-NL"/>
          <w14:ligatures w14:val="none"/>
        </w:rPr>
        <w:t>:</w:t>
      </w:r>
      <w:r w:rsidRPr="008B3227">
        <w:rPr>
          <w:rFonts w:ascii="Calibri" w:eastAsia="Times New Roman" w:hAnsi="Calibri" w:cs="Calibri"/>
          <w:kern w:val="0"/>
          <w:lang w:eastAsia="nl-NL"/>
          <w14:ligatures w14:val="none"/>
        </w:rPr>
        <w:t xml:space="preserve"> </w:t>
      </w:r>
      <w:r w:rsidR="008B3227" w:rsidRPr="008B3227">
        <w:rPr>
          <w:rFonts w:ascii="Calibri" w:eastAsia="Times New Roman" w:hAnsi="Calibri" w:cs="Calibri"/>
          <w:kern w:val="0"/>
          <w:lang w:eastAsia="nl-NL"/>
          <w14:ligatures w14:val="none"/>
        </w:rPr>
        <w:t>L</w:t>
      </w:r>
      <w:r w:rsidRPr="008B3227">
        <w:rPr>
          <w:rFonts w:ascii="Calibri" w:eastAsia="Times New Roman" w:hAnsi="Calibri" w:cs="Calibri"/>
          <w:kern w:val="0"/>
          <w:lang w:eastAsia="nl-NL"/>
          <w14:ligatures w14:val="none"/>
        </w:rPr>
        <w:t>achgasemiss</w:t>
      </w:r>
      <w:r w:rsidR="008B3227" w:rsidRPr="008B3227">
        <w:rPr>
          <w:rFonts w:ascii="Calibri" w:eastAsia="Times New Roman" w:hAnsi="Calibri" w:cs="Calibri"/>
          <w:kern w:val="0"/>
          <w:lang w:eastAsia="nl-NL"/>
          <w14:ligatures w14:val="none"/>
        </w:rPr>
        <w:t xml:space="preserve">ies </w:t>
      </w:r>
      <w:r w:rsidR="008B3227">
        <w:rPr>
          <w:rFonts w:ascii="Calibri" w:eastAsia="Times New Roman" w:hAnsi="Calibri" w:cs="Calibri"/>
          <w:kern w:val="0"/>
          <w:lang w:eastAsia="nl-NL"/>
          <w14:ligatures w14:val="none"/>
        </w:rPr>
        <w:t>tegengaan</w:t>
      </w:r>
      <w:r w:rsidR="008B3227" w:rsidRPr="008B3227">
        <w:rPr>
          <w:rFonts w:ascii="Calibri" w:eastAsia="Times New Roman" w:hAnsi="Calibri" w:cs="Calibri"/>
          <w:kern w:val="0"/>
          <w:lang w:eastAsia="nl-NL"/>
          <w14:ligatures w14:val="none"/>
        </w:rPr>
        <w:t>.</w:t>
      </w:r>
    </w:p>
    <w:p w14:paraId="07B89B96" w14:textId="5E107248" w:rsidR="008B3227" w:rsidRPr="00DE2B9C" w:rsidRDefault="008B3227" w:rsidP="00233D3D">
      <w:pPr>
        <w:pStyle w:val="Lijstalinea"/>
        <w:numPr>
          <w:ilvl w:val="1"/>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b/>
          <w:bCs/>
          <w:kern w:val="0"/>
          <w:lang w:eastAsia="nl-NL"/>
          <w14:ligatures w14:val="none"/>
        </w:rPr>
        <w:t>Voedselzekerheid.</w:t>
      </w:r>
      <w:r>
        <w:rPr>
          <w:rFonts w:ascii="Calibri" w:eastAsia="Times New Roman" w:hAnsi="Calibri" w:cs="Calibri"/>
          <w:lang w:eastAsia="nl-NL"/>
        </w:rPr>
        <w:t xml:space="preserve"> Begrijp hier niet goed de toewijzing van de middelurgentie bij polder en hoge urgentie bij stadsrand. Dat vraagt een toelichting</w:t>
      </w:r>
    </w:p>
    <w:p w14:paraId="1368422D" w14:textId="4E3785CF" w:rsidR="00DE2B9C" w:rsidRDefault="00DE2B9C"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DE2B9C">
        <w:rPr>
          <w:rFonts w:ascii="Calibri" w:eastAsia="Times New Roman" w:hAnsi="Calibri" w:cs="Calibri"/>
          <w:kern w:val="0"/>
          <w:lang w:eastAsia="nl-NL"/>
          <w14:ligatures w14:val="none"/>
        </w:rPr>
        <w:t>Akte 1</w:t>
      </w:r>
      <w:ins w:id="13" w:author="Eugene Thijssen" w:date="2026-06-02T10:56:00Z" w16du:dateUtc="2026-06-02T08:56:00Z">
        <w:r>
          <w:rPr>
            <w:rFonts w:ascii="Calibri" w:eastAsia="Times New Roman" w:hAnsi="Calibri" w:cs="Calibri"/>
            <w:kern w:val="0"/>
            <w:lang w:eastAsia="nl-NL"/>
            <w14:ligatures w14:val="none"/>
          </w:rPr>
          <w:t xml:space="preserve"> (</w:t>
        </w:r>
      </w:ins>
      <w:ins w:id="14" w:author="Eugene Thijssen" w:date="2026-06-02T12:45:00Z" w16du:dateUtc="2026-06-02T10:45:00Z">
        <w:r w:rsidR="00F2777E">
          <w:rPr>
            <w:rFonts w:ascii="Calibri" w:eastAsia="Times New Roman" w:hAnsi="Calibri" w:cs="Calibri"/>
            <w:kern w:val="0"/>
            <w:lang w:eastAsia="nl-NL"/>
            <w14:ligatures w14:val="none"/>
          </w:rPr>
          <w:t>status quo</w:t>
        </w:r>
      </w:ins>
      <w:ins w:id="15" w:author="Eugene Thijssen" w:date="2026-06-02T10:56:00Z" w16du:dateUtc="2026-06-02T08:56:00Z">
        <w:r>
          <w:rPr>
            <w:rFonts w:ascii="Calibri" w:eastAsia="Times New Roman" w:hAnsi="Calibri" w:cs="Calibri"/>
            <w:kern w:val="0"/>
            <w:lang w:eastAsia="nl-NL"/>
            <w14:ligatures w14:val="none"/>
          </w:rPr>
          <w:t>)</w:t>
        </w:r>
      </w:ins>
      <w:r w:rsidRPr="00DE2B9C">
        <w:rPr>
          <w:rFonts w:ascii="Calibri" w:eastAsia="Times New Roman" w:hAnsi="Calibri" w:cs="Calibri"/>
          <w:kern w:val="0"/>
          <w:lang w:eastAsia="nl-NL"/>
          <w14:ligatures w14:val="none"/>
        </w:rPr>
        <w:t xml:space="preserve"> lijkt te werken omdat er nog niks is gebeurd. Het is geen stabiele toestand, het is een kwetsbaarheidspositie die zich pas openbaart bij de volgende schok — in soja, kunstmest, melkprijs, klimaat of regelgeving. Akte 3</w:t>
      </w:r>
      <w:ins w:id="16" w:author="Eugene Thijssen" w:date="2026-06-02T10:56:00Z" w16du:dateUtc="2026-06-02T08:56:00Z">
        <w:r>
          <w:rPr>
            <w:rFonts w:ascii="Calibri" w:eastAsia="Times New Roman" w:hAnsi="Calibri" w:cs="Calibri"/>
            <w:kern w:val="0"/>
            <w:lang w:eastAsia="nl-NL"/>
            <w14:ligatures w14:val="none"/>
          </w:rPr>
          <w:t xml:space="preserve"> </w:t>
        </w:r>
      </w:ins>
      <w:ins w:id="17" w:author="Eugene Thijssen" w:date="2026-06-02T10:57:00Z" w16du:dateUtc="2026-06-02T08:57:00Z">
        <w:r>
          <w:rPr>
            <w:rFonts w:ascii="Calibri" w:eastAsia="Times New Roman" w:hAnsi="Calibri" w:cs="Calibri"/>
            <w:kern w:val="0"/>
            <w:lang w:eastAsia="nl-NL"/>
            <w14:ligatures w14:val="none"/>
          </w:rPr>
          <w:t>(systeem</w:t>
        </w:r>
      </w:ins>
      <w:ins w:id="18" w:author="Eugene Thijssen" w:date="2026-06-02T12:45:00Z" w16du:dateUtc="2026-06-02T10:45:00Z">
        <w:r w:rsidR="00F2777E">
          <w:rPr>
            <w:rFonts w:ascii="Calibri" w:eastAsia="Times New Roman" w:hAnsi="Calibri" w:cs="Calibri"/>
            <w:kern w:val="0"/>
            <w:lang w:eastAsia="nl-NL"/>
            <w14:ligatures w14:val="none"/>
          </w:rPr>
          <w:t>condities aanpassen</w:t>
        </w:r>
      </w:ins>
      <w:ins w:id="19" w:author="Eugene Thijssen" w:date="2026-06-02T10:57:00Z" w16du:dateUtc="2026-06-02T08:57:00Z">
        <w:r>
          <w:rPr>
            <w:rFonts w:ascii="Calibri" w:eastAsia="Times New Roman" w:hAnsi="Calibri" w:cs="Calibri"/>
            <w:kern w:val="0"/>
            <w:lang w:eastAsia="nl-NL"/>
            <w14:ligatures w14:val="none"/>
          </w:rPr>
          <w:t>)</w:t>
        </w:r>
      </w:ins>
      <w:r w:rsidRPr="00DE2B9C">
        <w:rPr>
          <w:rFonts w:ascii="Calibri" w:eastAsia="Times New Roman" w:hAnsi="Calibri" w:cs="Calibri"/>
          <w:kern w:val="0"/>
          <w:lang w:eastAsia="nl-NL"/>
          <w14:ligatures w14:val="none"/>
        </w:rPr>
        <w:t xml:space="preserve"> is in die zin niet een morele maar een ontwerpkeuze: een antifragiel systeem dat van variatie profiteert in plaats van eraan onderdoor te gaan.</w:t>
      </w:r>
    </w:p>
    <w:p w14:paraId="16F5A77B" w14:textId="08C3F167" w:rsidR="00A01EC0" w:rsidRDefault="00A01EC0"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A01EC0">
        <w:rPr>
          <w:rFonts w:ascii="Calibri" w:eastAsia="Times New Roman" w:hAnsi="Calibri" w:cs="Calibri"/>
          <w:kern w:val="0"/>
          <w:lang w:eastAsia="nl-NL"/>
          <w14:ligatures w14:val="none"/>
        </w:rPr>
        <w:t>"</w:t>
      </w:r>
      <w:r w:rsidRPr="00A01EC0">
        <w:rPr>
          <w:rFonts w:ascii="Calibri" w:eastAsia="Times New Roman" w:hAnsi="Calibri" w:cs="Calibri"/>
          <w:b/>
          <w:bCs/>
          <w:kern w:val="0"/>
          <w:lang w:eastAsia="nl-NL"/>
          <w14:ligatures w14:val="none"/>
        </w:rPr>
        <w:t>Organische mest voor de akkerbouw</w:t>
      </w:r>
      <w:r w:rsidRPr="00A01EC0">
        <w:rPr>
          <w:rFonts w:ascii="Calibri" w:eastAsia="Times New Roman" w:hAnsi="Calibri" w:cs="Calibri"/>
          <w:kern w:val="0"/>
          <w:lang w:eastAsia="nl-NL"/>
          <w14:ligatures w14:val="none"/>
        </w:rPr>
        <w:t xml:space="preserve">. Veenweidebedrijven produceren mest in een hoeveelheid en kwaliteit die akkerbouwgebieden juist missen, zeker in een context van kunstmestbeperking en bodemverbetering. Wat in de huidige logica nog regelmatig als mestoverschotprobleem wordt </w:t>
      </w:r>
      <w:proofErr w:type="spellStart"/>
      <w:r w:rsidRPr="00A01EC0">
        <w:rPr>
          <w:rFonts w:ascii="Calibri" w:eastAsia="Times New Roman" w:hAnsi="Calibri" w:cs="Calibri"/>
          <w:kern w:val="0"/>
          <w:lang w:eastAsia="nl-NL"/>
          <w14:ligatures w14:val="none"/>
        </w:rPr>
        <w:t>geframed</w:t>
      </w:r>
      <w:proofErr w:type="spellEnd"/>
      <w:r w:rsidRPr="00A01EC0">
        <w:rPr>
          <w:rFonts w:ascii="Calibri" w:eastAsia="Times New Roman" w:hAnsi="Calibri" w:cs="Calibri"/>
          <w:kern w:val="0"/>
          <w:lang w:eastAsia="nl-NL"/>
          <w14:ligatures w14:val="none"/>
        </w:rPr>
        <w:t xml:space="preserve">, wordt in deze logica een </w:t>
      </w:r>
      <w:proofErr w:type="spellStart"/>
      <w:r w:rsidRPr="00A01EC0">
        <w:rPr>
          <w:rFonts w:ascii="Calibri" w:eastAsia="Times New Roman" w:hAnsi="Calibri" w:cs="Calibri"/>
          <w:kern w:val="0"/>
          <w:lang w:eastAsia="nl-NL"/>
          <w14:ligatures w14:val="none"/>
        </w:rPr>
        <w:t>gebiedsoverstijgende</w:t>
      </w:r>
      <w:proofErr w:type="spellEnd"/>
      <w:r w:rsidRPr="00A01EC0">
        <w:rPr>
          <w:rFonts w:ascii="Calibri" w:eastAsia="Times New Roman" w:hAnsi="Calibri" w:cs="Calibri"/>
          <w:kern w:val="0"/>
          <w:lang w:eastAsia="nl-NL"/>
          <w14:ligatures w14:val="none"/>
        </w:rPr>
        <w:t xml:space="preserve"> dienstenstroom: van veengebied naar akkerbouwgebied, met economische en </w:t>
      </w:r>
      <w:proofErr w:type="spellStart"/>
      <w:r w:rsidRPr="00A01EC0">
        <w:rPr>
          <w:rFonts w:ascii="Calibri" w:eastAsia="Times New Roman" w:hAnsi="Calibri" w:cs="Calibri"/>
          <w:kern w:val="0"/>
          <w:lang w:eastAsia="nl-NL"/>
          <w14:ligatures w14:val="none"/>
        </w:rPr>
        <w:t>bodembiologische</w:t>
      </w:r>
      <w:proofErr w:type="spellEnd"/>
      <w:r w:rsidRPr="00A01EC0">
        <w:rPr>
          <w:rFonts w:ascii="Calibri" w:eastAsia="Times New Roman" w:hAnsi="Calibri" w:cs="Calibri"/>
          <w:kern w:val="0"/>
          <w:lang w:eastAsia="nl-NL"/>
          <w14:ligatures w14:val="none"/>
        </w:rPr>
        <w:t xml:space="preserve"> winst aan beide kanten."</w:t>
      </w:r>
      <w:r>
        <w:rPr>
          <w:rFonts w:ascii="Calibri" w:eastAsia="Times New Roman" w:hAnsi="Calibri" w:cs="Calibri"/>
          <w:kern w:val="0"/>
          <w:lang w:eastAsia="nl-NL"/>
          <w14:ligatures w14:val="none"/>
        </w:rPr>
        <w:t xml:space="preserve"> </w:t>
      </w:r>
    </w:p>
    <w:p w14:paraId="7AE5599C" w14:textId="590D500D" w:rsidR="00A01EC0" w:rsidRDefault="00A01EC0"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Vraag is hoeverre deze redenering nog steeds valide is gezien de derogatie afbouw.</w:t>
      </w:r>
    </w:p>
    <w:p w14:paraId="11D84BC8" w14:textId="4B5E7361" w:rsidR="00A01EC0" w:rsidRPr="00A01EC0" w:rsidRDefault="00A01EC0" w:rsidP="00233D3D">
      <w:pPr>
        <w:pStyle w:val="Lijstalinea"/>
        <w:spacing w:after="0" w:line="240" w:lineRule="auto"/>
        <w:ind w:left="1068"/>
        <w:rPr>
          <w:rFonts w:ascii="Calibri" w:eastAsia="Times New Roman" w:hAnsi="Calibri" w:cs="Calibri"/>
          <w:color w:val="0070C0"/>
          <w:kern w:val="0"/>
          <w:lang w:eastAsia="nl-NL"/>
          <w14:ligatures w14:val="none"/>
        </w:rPr>
      </w:pPr>
      <w:r w:rsidRPr="00A01EC0">
        <w:rPr>
          <w:rFonts w:ascii="Calibri" w:eastAsia="Times New Roman" w:hAnsi="Calibri" w:cs="Calibri"/>
          <w:color w:val="0070C0"/>
          <w:kern w:val="0"/>
          <w:lang w:eastAsia="nl-NL"/>
          <w14:ligatures w14:val="none"/>
        </w:rPr>
        <w:t xml:space="preserve">AI </w:t>
      </w:r>
      <w:proofErr w:type="spellStart"/>
      <w:r w:rsidRPr="00A01EC0">
        <w:rPr>
          <w:rFonts w:ascii="Calibri" w:eastAsia="Times New Roman" w:hAnsi="Calibri" w:cs="Calibri"/>
          <w:color w:val="0070C0"/>
          <w:kern w:val="0"/>
          <w:lang w:eastAsia="nl-NL"/>
          <w14:ligatures w14:val="none"/>
        </w:rPr>
        <w:t>Perplexity</w:t>
      </w:r>
      <w:proofErr w:type="spellEnd"/>
      <w:r>
        <w:rPr>
          <w:rFonts w:ascii="Calibri" w:eastAsia="Times New Roman" w:hAnsi="Calibri" w:cs="Calibri"/>
          <w:color w:val="0070C0"/>
          <w:kern w:val="0"/>
          <w:lang w:eastAsia="nl-NL"/>
          <w14:ligatures w14:val="none"/>
        </w:rPr>
        <w:t>:</w:t>
      </w:r>
    </w:p>
    <w:p w14:paraId="4BBF59D5" w14:textId="77777777" w:rsidR="0099098B" w:rsidRPr="00A01EC0" w:rsidRDefault="0099098B" w:rsidP="00233D3D">
      <w:pPr>
        <w:spacing w:after="0" w:line="240" w:lineRule="auto"/>
        <w:ind w:left="141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De redenering is </w:t>
      </w:r>
      <w:r w:rsidRPr="00A01EC0">
        <w:rPr>
          <w:rFonts w:ascii="Calibri" w:eastAsia="Times New Roman" w:hAnsi="Calibri" w:cs="Calibri"/>
          <w:b/>
          <w:bCs/>
          <w:color w:val="0070C0"/>
          <w:kern w:val="0"/>
          <w:sz w:val="20"/>
          <w:szCs w:val="20"/>
          <w:lang w:eastAsia="nl-NL"/>
          <w14:ligatures w14:val="none"/>
        </w:rPr>
        <w:t>nog steeds valide</w:t>
      </w:r>
      <w:r w:rsidRPr="00A01EC0">
        <w:rPr>
          <w:rFonts w:ascii="Calibri" w:eastAsia="Times New Roman" w:hAnsi="Calibri" w:cs="Calibri"/>
          <w:color w:val="0070C0"/>
          <w:kern w:val="0"/>
          <w:sz w:val="20"/>
          <w:szCs w:val="20"/>
          <w:lang w:eastAsia="nl-NL"/>
          <w14:ligatures w14:val="none"/>
        </w:rPr>
        <w:t>, maar wel met een belangrijke nuance: de </w:t>
      </w:r>
      <w:r w:rsidRPr="00A01EC0">
        <w:rPr>
          <w:rFonts w:ascii="Calibri" w:eastAsia="Times New Roman" w:hAnsi="Calibri" w:cs="Calibri"/>
          <w:b/>
          <w:bCs/>
          <w:color w:val="0070C0"/>
          <w:kern w:val="0"/>
          <w:sz w:val="20"/>
          <w:szCs w:val="20"/>
          <w:lang w:eastAsia="nl-NL"/>
          <w14:ligatures w14:val="none"/>
        </w:rPr>
        <w:t>ruimte voor dierlijke mest op akkerbouwpercelen is beperkter dan voorheen</w:t>
      </w:r>
      <w:r w:rsidRPr="00A01EC0">
        <w:rPr>
          <w:rFonts w:ascii="Calibri" w:eastAsia="Times New Roman" w:hAnsi="Calibri" w:cs="Calibri"/>
          <w:color w:val="0070C0"/>
          <w:kern w:val="0"/>
          <w:sz w:val="20"/>
          <w:szCs w:val="20"/>
          <w:lang w:eastAsia="nl-NL"/>
          <w14:ligatures w14:val="none"/>
        </w:rPr>
        <w:t> door het einde van de derogatie, waardoor de logistiek en de partiële bemesting cruciaal zijn.</w:t>
      </w:r>
    </w:p>
    <w:p w14:paraId="06E6265C" w14:textId="77777777" w:rsidR="0099098B" w:rsidRPr="00A01EC0" w:rsidRDefault="0099098B" w:rsidP="00233D3D">
      <w:pPr>
        <w:spacing w:after="0" w:line="240" w:lineRule="auto"/>
        <w:ind w:left="1416"/>
        <w:rPr>
          <w:rFonts w:ascii="Calibri" w:eastAsia="Times New Roman" w:hAnsi="Calibri" w:cs="Calibri"/>
          <w:b/>
          <w:bCs/>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Belangrijkste feiten over de actuele situatie:</w:t>
      </w:r>
    </w:p>
    <w:tbl>
      <w:tblPr>
        <w:tblW w:w="7228" w:type="dxa"/>
        <w:tblCellSpacing w:w="15" w:type="dxa"/>
        <w:tblInd w:w="141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3"/>
        <w:gridCol w:w="2511"/>
        <w:gridCol w:w="2794"/>
      </w:tblGrid>
      <w:tr w:rsidR="0099098B" w:rsidRPr="00A01EC0" w14:paraId="2B848832" w14:textId="77777777" w:rsidTr="00A01EC0">
        <w:trPr>
          <w:tblHeader/>
          <w:tblCellSpacing w:w="15" w:type="dxa"/>
        </w:trPr>
        <w:tc>
          <w:tcPr>
            <w:tcW w:w="187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5A5311" w14:textId="77777777" w:rsidR="0099098B" w:rsidRPr="00A01EC0" w:rsidRDefault="0099098B" w:rsidP="00233D3D">
            <w:pPr>
              <w:spacing w:after="0" w:line="240" w:lineRule="auto"/>
              <w:rPr>
                <w:rFonts w:ascii="Calibri" w:eastAsia="Times New Roman" w:hAnsi="Calibri" w:cs="Calibri"/>
                <w:b/>
                <w:bCs/>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Aspect</w:t>
            </w:r>
          </w:p>
        </w:tc>
        <w:tc>
          <w:tcPr>
            <w:tcW w:w="248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2317D22" w14:textId="77777777" w:rsidR="0099098B" w:rsidRPr="00A01EC0" w:rsidRDefault="0099098B" w:rsidP="00233D3D">
            <w:pPr>
              <w:spacing w:after="0" w:line="240" w:lineRule="auto"/>
              <w:rPr>
                <w:rFonts w:ascii="Calibri" w:eastAsia="Times New Roman" w:hAnsi="Calibri" w:cs="Calibri"/>
                <w:b/>
                <w:bCs/>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Voor 2026 (met derogatie)</w:t>
            </w:r>
          </w:p>
        </w:tc>
        <w:tc>
          <w:tcPr>
            <w:tcW w:w="2749"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F9A3F8C" w14:textId="77777777" w:rsidR="0099098B" w:rsidRPr="00A01EC0" w:rsidRDefault="0099098B" w:rsidP="00233D3D">
            <w:pPr>
              <w:spacing w:after="0" w:line="240" w:lineRule="auto"/>
              <w:rPr>
                <w:rFonts w:ascii="Calibri" w:eastAsia="Times New Roman" w:hAnsi="Calibri" w:cs="Calibri"/>
                <w:b/>
                <w:bCs/>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Vanaf 2026 (zonder derogatie)</w:t>
            </w:r>
          </w:p>
        </w:tc>
      </w:tr>
      <w:tr w:rsidR="0099098B" w:rsidRPr="00A01EC0" w14:paraId="3B21ED0B" w14:textId="77777777" w:rsidTr="00A01EC0">
        <w:trPr>
          <w:tblCellSpacing w:w="15" w:type="dxa"/>
        </w:trPr>
        <w:tc>
          <w:tcPr>
            <w:tcW w:w="187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69B1B2"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Max. N uit dierlijke mest</w:t>
            </w:r>
          </w:p>
        </w:tc>
        <w:tc>
          <w:tcPr>
            <w:tcW w:w="248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D2B0BC"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190–250 kg/ha (afgebouwd)</w:t>
            </w:r>
          </w:p>
        </w:tc>
        <w:tc>
          <w:tcPr>
            <w:tcW w:w="274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D3098C"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170 kg/ha</w:t>
            </w:r>
            <w:r w:rsidRPr="00A01EC0">
              <w:rPr>
                <w:rFonts w:ascii="Calibri" w:eastAsia="Times New Roman" w:hAnsi="Calibri" w:cs="Calibri"/>
                <w:color w:val="0070C0"/>
                <w:kern w:val="0"/>
                <w:sz w:val="20"/>
                <w:szCs w:val="20"/>
                <w:lang w:eastAsia="nl-NL"/>
                <w14:ligatures w14:val="none"/>
              </w:rPr>
              <w:t> voor iedereen </w:t>
            </w:r>
          </w:p>
        </w:tc>
      </w:tr>
      <w:tr w:rsidR="0099098B" w:rsidRPr="00A01EC0" w14:paraId="7102302F" w14:textId="77777777" w:rsidTr="00A01EC0">
        <w:trPr>
          <w:tblCellSpacing w:w="15" w:type="dxa"/>
        </w:trPr>
        <w:tc>
          <w:tcPr>
            <w:tcW w:w="187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8F86C8"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Toepassingsgebied</w:t>
            </w:r>
          </w:p>
        </w:tc>
        <w:tc>
          <w:tcPr>
            <w:tcW w:w="248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2660B"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Alleen graslandbedrijven (≥80%)</w:t>
            </w:r>
          </w:p>
        </w:tc>
        <w:tc>
          <w:tcPr>
            <w:tcW w:w="274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81A777"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Alle bedrijven</w:t>
            </w:r>
            <w:r w:rsidRPr="00A01EC0">
              <w:rPr>
                <w:rFonts w:ascii="Calibri" w:eastAsia="Times New Roman" w:hAnsi="Calibri" w:cs="Calibri"/>
                <w:color w:val="0070C0"/>
                <w:kern w:val="0"/>
                <w:sz w:val="20"/>
                <w:szCs w:val="20"/>
                <w:lang w:eastAsia="nl-NL"/>
                <w14:ligatures w14:val="none"/>
              </w:rPr>
              <w:t>, geen uitzonderingen </w:t>
            </w:r>
          </w:p>
        </w:tc>
      </w:tr>
      <w:tr w:rsidR="0099098B" w:rsidRPr="00A01EC0" w14:paraId="45D017E3" w14:textId="77777777" w:rsidTr="00A01EC0">
        <w:trPr>
          <w:tblCellSpacing w:w="15" w:type="dxa"/>
        </w:trPr>
        <w:tc>
          <w:tcPr>
            <w:tcW w:w="1878"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BFF5E80"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Kunstmestfosfaat</w:t>
            </w:r>
          </w:p>
        </w:tc>
        <w:tc>
          <w:tcPr>
            <w:tcW w:w="2481"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ED95634"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Verboden op derogatiebedrijven</w:t>
            </w:r>
          </w:p>
        </w:tc>
        <w:tc>
          <w:tcPr>
            <w:tcW w:w="274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2CCCC8D" w14:textId="77777777" w:rsidR="0099098B" w:rsidRPr="00A01EC0" w:rsidRDefault="0099098B" w:rsidP="00233D3D">
            <w:pPr>
              <w:spacing w:after="0" w:line="240" w:lineRule="auto"/>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Weder toegestaan</w:t>
            </w:r>
            <w:r w:rsidRPr="00A01EC0">
              <w:rPr>
                <w:rFonts w:ascii="Calibri" w:eastAsia="Times New Roman" w:hAnsi="Calibri" w:cs="Calibri"/>
                <w:color w:val="0070C0"/>
                <w:kern w:val="0"/>
                <w:sz w:val="20"/>
                <w:szCs w:val="20"/>
                <w:lang w:eastAsia="nl-NL"/>
                <w14:ligatures w14:val="none"/>
              </w:rPr>
              <w:t> </w:t>
            </w:r>
          </w:p>
        </w:tc>
      </w:tr>
    </w:tbl>
    <w:p w14:paraId="5B31310F" w14:textId="77777777" w:rsidR="0099098B" w:rsidRPr="00A01EC0" w:rsidRDefault="0099098B" w:rsidP="00233D3D">
      <w:pPr>
        <w:spacing w:after="0" w:line="240" w:lineRule="auto"/>
        <w:ind w:left="1416"/>
        <w:rPr>
          <w:rFonts w:ascii="Calibri" w:eastAsia="Times New Roman" w:hAnsi="Calibri" w:cs="Calibri"/>
          <w:b/>
          <w:bCs/>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Waarom de redenering nog opgaat:</w:t>
      </w:r>
    </w:p>
    <w:p w14:paraId="0934053D" w14:textId="77777777" w:rsidR="0099098B" w:rsidRPr="00A01EC0" w:rsidRDefault="0099098B" w:rsidP="00233D3D">
      <w:pPr>
        <w:numPr>
          <w:ilvl w:val="0"/>
          <w:numId w:val="8"/>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170 kg N/ha is vaak nog niet volledig benut in akkerbouw</w:t>
      </w:r>
      <w:r w:rsidRPr="00A01EC0">
        <w:rPr>
          <w:rFonts w:ascii="Calibri" w:eastAsia="Times New Roman" w:hAnsi="Calibri" w:cs="Calibri"/>
          <w:color w:val="0070C0"/>
          <w:kern w:val="0"/>
          <w:sz w:val="20"/>
          <w:szCs w:val="20"/>
          <w:lang w:eastAsia="nl-NL"/>
          <w14:ligatures w14:val="none"/>
        </w:rPr>
        <w:t>: In de akkerbouw worden fosfaatnormen vaak al bereikt, waardoor de stikstofruimte uit mest beperkt is. Organische mest van veenweidebedrijven kan echter </w:t>
      </w:r>
      <w:r w:rsidRPr="00A01EC0">
        <w:rPr>
          <w:rFonts w:ascii="Calibri" w:eastAsia="Times New Roman" w:hAnsi="Calibri" w:cs="Calibri"/>
          <w:b/>
          <w:bCs/>
          <w:color w:val="0070C0"/>
          <w:kern w:val="0"/>
          <w:sz w:val="20"/>
          <w:szCs w:val="20"/>
          <w:lang w:eastAsia="nl-NL"/>
          <w14:ligatures w14:val="none"/>
        </w:rPr>
        <w:t>organisch stof en nutriënten leveren</w:t>
      </w:r>
      <w:r w:rsidRPr="00A01EC0">
        <w:rPr>
          <w:rFonts w:ascii="Calibri" w:eastAsia="Times New Roman" w:hAnsi="Calibri" w:cs="Calibri"/>
          <w:color w:val="0070C0"/>
          <w:kern w:val="0"/>
          <w:sz w:val="20"/>
          <w:szCs w:val="20"/>
          <w:lang w:eastAsia="nl-NL"/>
          <w14:ligatures w14:val="none"/>
        </w:rPr>
        <w:t> zonder de norm te overschrijden, mits slim ingezet.</w:t>
      </w:r>
    </w:p>
    <w:p w14:paraId="2BB9A125" w14:textId="77777777" w:rsidR="0099098B" w:rsidRPr="00A01EC0" w:rsidRDefault="0099098B" w:rsidP="00233D3D">
      <w:pPr>
        <w:numPr>
          <w:ilvl w:val="0"/>
          <w:numId w:val="8"/>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Combinatiebemesting is efficiënter</w:t>
      </w:r>
      <w:r w:rsidRPr="00A01EC0">
        <w:rPr>
          <w:rFonts w:ascii="Calibri" w:eastAsia="Times New Roman" w:hAnsi="Calibri" w:cs="Calibri"/>
          <w:color w:val="0070C0"/>
          <w:kern w:val="0"/>
          <w:sz w:val="20"/>
          <w:szCs w:val="20"/>
          <w:lang w:eastAsia="nl-NL"/>
          <w14:ligatures w14:val="none"/>
        </w:rPr>
        <w:t>: Rundveedrijfmest bevat veel organische stikstof. Efficiënt gebruik betekent bijvoorbeeld 30 m³ mest + 100–150 kg KAS-kunstmest, wat zowel bodemverbetering als directe N-beschikbaarheid combineert.</w:t>
      </w:r>
    </w:p>
    <w:p w14:paraId="0B67D3D3" w14:textId="77777777" w:rsidR="0099098B" w:rsidRPr="00A01EC0" w:rsidRDefault="0099098B" w:rsidP="00233D3D">
      <w:pPr>
        <w:numPr>
          <w:ilvl w:val="0"/>
          <w:numId w:val="8"/>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Bodemverbetering blijft waardevol</w:t>
      </w:r>
      <w:r w:rsidRPr="00A01EC0">
        <w:rPr>
          <w:rFonts w:ascii="Calibri" w:eastAsia="Times New Roman" w:hAnsi="Calibri" w:cs="Calibri"/>
          <w:color w:val="0070C0"/>
          <w:kern w:val="0"/>
          <w:sz w:val="20"/>
          <w:szCs w:val="20"/>
          <w:lang w:eastAsia="nl-NL"/>
          <w14:ligatures w14:val="none"/>
        </w:rPr>
        <w:t>: Organische mest verhoogt de N-werkingscoëfficiënt bij herhaald gebruik en verbetert bodembiologie, wat belangrijk is in een context van kunstmestbeperking.</w:t>
      </w:r>
    </w:p>
    <w:p w14:paraId="2935EECA" w14:textId="77777777" w:rsidR="0099098B" w:rsidRPr="00A01EC0" w:rsidRDefault="0099098B" w:rsidP="00233D3D">
      <w:pPr>
        <w:numPr>
          <w:ilvl w:val="0"/>
          <w:numId w:val="8"/>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proofErr w:type="spellStart"/>
      <w:r w:rsidRPr="00A01EC0">
        <w:rPr>
          <w:rFonts w:ascii="Calibri" w:eastAsia="Times New Roman" w:hAnsi="Calibri" w:cs="Calibri"/>
          <w:b/>
          <w:bCs/>
          <w:color w:val="0070C0"/>
          <w:kern w:val="0"/>
          <w:sz w:val="20"/>
          <w:szCs w:val="20"/>
          <w:lang w:eastAsia="nl-NL"/>
          <w14:ligatures w14:val="none"/>
        </w:rPr>
        <w:lastRenderedPageBreak/>
        <w:t>Gebiedsoverstijgende</w:t>
      </w:r>
      <w:proofErr w:type="spellEnd"/>
      <w:r w:rsidRPr="00A01EC0">
        <w:rPr>
          <w:rFonts w:ascii="Calibri" w:eastAsia="Times New Roman" w:hAnsi="Calibri" w:cs="Calibri"/>
          <w:b/>
          <w:bCs/>
          <w:color w:val="0070C0"/>
          <w:kern w:val="0"/>
          <w:sz w:val="20"/>
          <w:szCs w:val="20"/>
          <w:lang w:eastAsia="nl-NL"/>
          <w14:ligatures w14:val="none"/>
        </w:rPr>
        <w:t xml:space="preserve"> stroom is nodig</w:t>
      </w:r>
      <w:r w:rsidRPr="00A01EC0">
        <w:rPr>
          <w:rFonts w:ascii="Calibri" w:eastAsia="Times New Roman" w:hAnsi="Calibri" w:cs="Calibri"/>
          <w:color w:val="0070C0"/>
          <w:kern w:val="0"/>
          <w:sz w:val="20"/>
          <w:szCs w:val="20"/>
          <w:lang w:eastAsia="nl-NL"/>
          <w14:ligatures w14:val="none"/>
        </w:rPr>
        <w:t>: De mestproductie in veengebieden overschrijdt lokaal de draagkracht, terwijl akkerbouwgebieden organisch stof en nutriënten missen. Deze </w:t>
      </w:r>
      <w:r w:rsidRPr="00A01EC0">
        <w:rPr>
          <w:rFonts w:ascii="Calibri" w:eastAsia="Times New Roman" w:hAnsi="Calibri" w:cs="Calibri"/>
          <w:b/>
          <w:bCs/>
          <w:color w:val="0070C0"/>
          <w:kern w:val="0"/>
          <w:sz w:val="20"/>
          <w:szCs w:val="20"/>
          <w:lang w:eastAsia="nl-NL"/>
          <w14:ligatures w14:val="none"/>
        </w:rPr>
        <w:t>complementariteit</w:t>
      </w:r>
      <w:r w:rsidRPr="00A01EC0">
        <w:rPr>
          <w:rFonts w:ascii="Calibri" w:eastAsia="Times New Roman" w:hAnsi="Calibri" w:cs="Calibri"/>
          <w:color w:val="0070C0"/>
          <w:kern w:val="0"/>
          <w:sz w:val="20"/>
          <w:szCs w:val="20"/>
          <w:lang w:eastAsia="nl-NL"/>
          <w14:ligatures w14:val="none"/>
        </w:rPr>
        <w:t> blijft bestaan.</w:t>
      </w:r>
    </w:p>
    <w:p w14:paraId="15168A83" w14:textId="77777777" w:rsidR="0099098B" w:rsidRPr="00A01EC0" w:rsidRDefault="0099098B" w:rsidP="00233D3D">
      <w:pPr>
        <w:spacing w:after="0" w:line="240" w:lineRule="auto"/>
        <w:ind w:left="1416"/>
        <w:rPr>
          <w:rFonts w:ascii="Calibri" w:eastAsia="Times New Roman" w:hAnsi="Calibri" w:cs="Calibri"/>
          <w:b/>
          <w:bCs/>
          <w:color w:val="0070C0"/>
          <w:kern w:val="0"/>
          <w:sz w:val="20"/>
          <w:szCs w:val="20"/>
          <w:lang w:eastAsia="nl-NL"/>
          <w14:ligatures w14:val="none"/>
        </w:rPr>
      </w:pPr>
      <w:r w:rsidRPr="00A01EC0">
        <w:rPr>
          <w:rFonts w:ascii="Calibri" w:eastAsia="Times New Roman" w:hAnsi="Calibri" w:cs="Calibri"/>
          <w:b/>
          <w:bCs/>
          <w:color w:val="0070C0"/>
          <w:kern w:val="0"/>
          <w:sz w:val="20"/>
          <w:szCs w:val="20"/>
          <w:lang w:eastAsia="nl-NL"/>
          <w14:ligatures w14:val="none"/>
        </w:rPr>
        <w:t>De cruciale nuance:</w:t>
      </w:r>
    </w:p>
    <w:p w14:paraId="1CCC6FE0" w14:textId="77777777" w:rsidR="0099098B" w:rsidRPr="00A01EC0" w:rsidRDefault="0099098B" w:rsidP="00233D3D">
      <w:pPr>
        <w:spacing w:after="0" w:line="240" w:lineRule="auto"/>
        <w:ind w:left="141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De redenering is </w:t>
      </w:r>
      <w:r w:rsidRPr="00A01EC0">
        <w:rPr>
          <w:rFonts w:ascii="Calibri" w:eastAsia="Times New Roman" w:hAnsi="Calibri" w:cs="Calibri"/>
          <w:b/>
          <w:bCs/>
          <w:color w:val="0070C0"/>
          <w:kern w:val="0"/>
          <w:sz w:val="20"/>
          <w:szCs w:val="20"/>
          <w:lang w:eastAsia="nl-NL"/>
          <w14:ligatures w14:val="none"/>
        </w:rPr>
        <w:t>niet meer onvoorwaardelijk waar</w:t>
      </w:r>
      <w:r w:rsidRPr="00A01EC0">
        <w:rPr>
          <w:rFonts w:ascii="Calibri" w:eastAsia="Times New Roman" w:hAnsi="Calibri" w:cs="Calibri"/>
          <w:color w:val="0070C0"/>
          <w:kern w:val="0"/>
          <w:sz w:val="20"/>
          <w:szCs w:val="20"/>
          <w:lang w:eastAsia="nl-NL"/>
          <w14:ligatures w14:val="none"/>
        </w:rPr>
        <w:t>. Door de 170 kg/ha-grens is er </w:t>
      </w:r>
      <w:r w:rsidRPr="00A01EC0">
        <w:rPr>
          <w:rFonts w:ascii="Calibri" w:eastAsia="Times New Roman" w:hAnsi="Calibri" w:cs="Calibri"/>
          <w:b/>
          <w:bCs/>
          <w:color w:val="0070C0"/>
          <w:kern w:val="0"/>
          <w:sz w:val="20"/>
          <w:szCs w:val="20"/>
          <w:lang w:eastAsia="nl-NL"/>
          <w14:ligatures w14:val="none"/>
        </w:rPr>
        <w:t>minder ruimte voor dierlijke mest</w:t>
      </w:r>
      <w:r w:rsidRPr="00A01EC0">
        <w:rPr>
          <w:rFonts w:ascii="Calibri" w:eastAsia="Times New Roman" w:hAnsi="Calibri" w:cs="Calibri"/>
          <w:color w:val="0070C0"/>
          <w:kern w:val="0"/>
          <w:sz w:val="20"/>
          <w:szCs w:val="20"/>
          <w:lang w:eastAsia="nl-NL"/>
          <w14:ligatures w14:val="none"/>
        </w:rPr>
        <w:t> op akkerbouwpercelen. De "dienstenstroom" werkt alleen als:</w:t>
      </w:r>
    </w:p>
    <w:p w14:paraId="69ECA543" w14:textId="77777777" w:rsidR="0099098B" w:rsidRPr="00A01EC0" w:rsidRDefault="0099098B" w:rsidP="00233D3D">
      <w:pPr>
        <w:numPr>
          <w:ilvl w:val="0"/>
          <w:numId w:val="9"/>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De mest </w:t>
      </w:r>
      <w:r w:rsidRPr="00A01EC0">
        <w:rPr>
          <w:rFonts w:ascii="Calibri" w:eastAsia="Times New Roman" w:hAnsi="Calibri" w:cs="Calibri"/>
          <w:b/>
          <w:bCs/>
          <w:color w:val="0070C0"/>
          <w:kern w:val="0"/>
          <w:sz w:val="20"/>
          <w:szCs w:val="20"/>
          <w:lang w:eastAsia="nl-NL"/>
          <w14:ligatures w14:val="none"/>
        </w:rPr>
        <w:t>partieel</w:t>
      </w:r>
      <w:r w:rsidRPr="00A01EC0">
        <w:rPr>
          <w:rFonts w:ascii="Calibri" w:eastAsia="Times New Roman" w:hAnsi="Calibri" w:cs="Calibri"/>
          <w:color w:val="0070C0"/>
          <w:kern w:val="0"/>
          <w:sz w:val="20"/>
          <w:szCs w:val="20"/>
          <w:lang w:eastAsia="nl-NL"/>
          <w14:ligatures w14:val="none"/>
        </w:rPr>
        <w:t> wordt ingezet (niet als volledige N-bron)</w:t>
      </w:r>
    </w:p>
    <w:p w14:paraId="368CE0B8" w14:textId="77777777" w:rsidR="0099098B" w:rsidRPr="00A01EC0" w:rsidRDefault="0099098B" w:rsidP="00233D3D">
      <w:pPr>
        <w:numPr>
          <w:ilvl w:val="0"/>
          <w:numId w:val="9"/>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Er </w:t>
      </w:r>
      <w:r w:rsidRPr="00A01EC0">
        <w:rPr>
          <w:rFonts w:ascii="Calibri" w:eastAsia="Times New Roman" w:hAnsi="Calibri" w:cs="Calibri"/>
          <w:b/>
          <w:bCs/>
          <w:color w:val="0070C0"/>
          <w:kern w:val="0"/>
          <w:sz w:val="20"/>
          <w:szCs w:val="20"/>
          <w:lang w:eastAsia="nl-NL"/>
          <w14:ligatures w14:val="none"/>
        </w:rPr>
        <w:t>precies wordt gebalanceerd</w:t>
      </w:r>
      <w:r w:rsidRPr="00A01EC0">
        <w:rPr>
          <w:rFonts w:ascii="Calibri" w:eastAsia="Times New Roman" w:hAnsi="Calibri" w:cs="Calibri"/>
          <w:color w:val="0070C0"/>
          <w:kern w:val="0"/>
          <w:sz w:val="20"/>
          <w:szCs w:val="20"/>
          <w:lang w:eastAsia="nl-NL"/>
          <w14:ligatures w14:val="none"/>
        </w:rPr>
        <w:t> tussen N, P en K</w:t>
      </w:r>
    </w:p>
    <w:p w14:paraId="5595C377" w14:textId="77777777" w:rsidR="0099098B" w:rsidRPr="00A01EC0" w:rsidRDefault="0099098B" w:rsidP="00233D3D">
      <w:pPr>
        <w:numPr>
          <w:ilvl w:val="0"/>
          <w:numId w:val="9"/>
        </w:numPr>
        <w:tabs>
          <w:tab w:val="clear" w:pos="720"/>
          <w:tab w:val="num" w:pos="2136"/>
        </w:tabs>
        <w:spacing w:after="0" w:line="240" w:lineRule="auto"/>
        <w:ind w:left="213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De </w:t>
      </w:r>
      <w:r w:rsidRPr="00A01EC0">
        <w:rPr>
          <w:rFonts w:ascii="Calibri" w:eastAsia="Times New Roman" w:hAnsi="Calibri" w:cs="Calibri"/>
          <w:b/>
          <w:bCs/>
          <w:color w:val="0070C0"/>
          <w:kern w:val="0"/>
          <w:sz w:val="20"/>
          <w:szCs w:val="20"/>
          <w:lang w:eastAsia="nl-NL"/>
          <w14:ligatures w14:val="none"/>
        </w:rPr>
        <w:t>actualiteit van de mestboekhouding</w:t>
      </w:r>
      <w:r w:rsidRPr="00A01EC0">
        <w:rPr>
          <w:rFonts w:ascii="Calibri" w:eastAsia="Times New Roman" w:hAnsi="Calibri" w:cs="Calibri"/>
          <w:color w:val="0070C0"/>
          <w:kern w:val="0"/>
          <w:sz w:val="20"/>
          <w:szCs w:val="20"/>
          <w:lang w:eastAsia="nl-NL"/>
          <w14:ligatures w14:val="none"/>
        </w:rPr>
        <w:t> strikt wordt gevolgd</w:t>
      </w:r>
    </w:p>
    <w:p w14:paraId="78FE81E5" w14:textId="77625F7A" w:rsidR="0099098B" w:rsidRPr="00A01EC0" w:rsidRDefault="0099098B" w:rsidP="00233D3D">
      <w:pPr>
        <w:spacing w:after="0" w:line="240" w:lineRule="auto"/>
        <w:ind w:left="1776"/>
        <w:rPr>
          <w:rFonts w:ascii="Calibri" w:eastAsia="Times New Roman" w:hAnsi="Calibri" w:cs="Calibri"/>
          <w:color w:val="0070C0"/>
          <w:kern w:val="0"/>
          <w:sz w:val="20"/>
          <w:szCs w:val="20"/>
          <w:lang w:eastAsia="nl-NL"/>
          <w14:ligatures w14:val="none"/>
        </w:rPr>
      </w:pPr>
      <w:r w:rsidRPr="00A01EC0">
        <w:rPr>
          <w:rFonts w:ascii="Calibri" w:eastAsia="Times New Roman" w:hAnsi="Calibri" w:cs="Calibri"/>
          <w:color w:val="0070C0"/>
          <w:kern w:val="0"/>
          <w:sz w:val="20"/>
          <w:szCs w:val="20"/>
          <w:lang w:eastAsia="nl-NL"/>
          <w14:ligatures w14:val="none"/>
        </w:rPr>
        <w:t xml:space="preserve">Conclusie: Het concept van </w:t>
      </w:r>
      <w:proofErr w:type="spellStart"/>
      <w:r w:rsidRPr="00A01EC0">
        <w:rPr>
          <w:rFonts w:ascii="Calibri" w:eastAsia="Times New Roman" w:hAnsi="Calibri" w:cs="Calibri"/>
          <w:color w:val="0070C0"/>
          <w:kern w:val="0"/>
          <w:sz w:val="20"/>
          <w:szCs w:val="20"/>
          <w:lang w:eastAsia="nl-NL"/>
          <w14:ligatures w14:val="none"/>
        </w:rPr>
        <w:t>gebiedsoverstijgende</w:t>
      </w:r>
      <w:proofErr w:type="spellEnd"/>
      <w:r w:rsidRPr="00A01EC0">
        <w:rPr>
          <w:rFonts w:ascii="Calibri" w:eastAsia="Times New Roman" w:hAnsi="Calibri" w:cs="Calibri"/>
          <w:color w:val="0070C0"/>
          <w:kern w:val="0"/>
          <w:sz w:val="20"/>
          <w:szCs w:val="20"/>
          <w:lang w:eastAsia="nl-NL"/>
          <w14:ligatures w14:val="none"/>
        </w:rPr>
        <w:t xml:space="preserve"> meststromen blijft </w:t>
      </w:r>
      <w:r w:rsidRPr="00A01EC0">
        <w:rPr>
          <w:rFonts w:ascii="Calibri" w:eastAsia="Times New Roman" w:hAnsi="Calibri" w:cs="Calibri"/>
          <w:b/>
          <w:bCs/>
          <w:color w:val="0070C0"/>
          <w:kern w:val="0"/>
          <w:sz w:val="20"/>
          <w:szCs w:val="20"/>
          <w:lang w:eastAsia="nl-NL"/>
          <w14:ligatures w14:val="none"/>
        </w:rPr>
        <w:t>bovenal logisch en wenselijk</w:t>
      </w:r>
      <w:r w:rsidRPr="00A01EC0">
        <w:rPr>
          <w:rFonts w:ascii="Calibri" w:eastAsia="Times New Roman" w:hAnsi="Calibri" w:cs="Calibri"/>
          <w:color w:val="0070C0"/>
          <w:kern w:val="0"/>
          <w:sz w:val="20"/>
          <w:szCs w:val="20"/>
          <w:lang w:eastAsia="nl-NL"/>
          <w14:ligatures w14:val="none"/>
        </w:rPr>
        <w:t>, maar de </w:t>
      </w:r>
      <w:r w:rsidRPr="00A01EC0">
        <w:rPr>
          <w:rFonts w:ascii="Calibri" w:eastAsia="Times New Roman" w:hAnsi="Calibri" w:cs="Calibri"/>
          <w:b/>
          <w:bCs/>
          <w:color w:val="0070C0"/>
          <w:kern w:val="0"/>
          <w:sz w:val="20"/>
          <w:szCs w:val="20"/>
          <w:lang w:eastAsia="nl-NL"/>
          <w14:ligatures w14:val="none"/>
        </w:rPr>
        <w:t>praktische uitvoering is moeilijker</w:t>
      </w:r>
      <w:r w:rsidRPr="00A01EC0">
        <w:rPr>
          <w:rFonts w:ascii="Calibri" w:eastAsia="Times New Roman" w:hAnsi="Calibri" w:cs="Calibri"/>
          <w:color w:val="0070C0"/>
          <w:kern w:val="0"/>
          <w:sz w:val="20"/>
          <w:szCs w:val="20"/>
          <w:lang w:eastAsia="nl-NL"/>
          <w14:ligatures w14:val="none"/>
        </w:rPr>
        <w:t> geworden door de homogeen geworden 170 kg-norm zonder uitzonderingen.</w:t>
      </w:r>
    </w:p>
    <w:p w14:paraId="220CF0ED" w14:textId="77777777" w:rsidR="0099098B" w:rsidRPr="0099098B" w:rsidRDefault="0099098B" w:rsidP="00233D3D">
      <w:pPr>
        <w:spacing w:after="0" w:line="240" w:lineRule="auto"/>
        <w:rPr>
          <w:rFonts w:ascii="Calibri" w:eastAsia="Times New Roman" w:hAnsi="Calibri" w:cs="Calibri"/>
          <w:kern w:val="0"/>
          <w:lang w:eastAsia="nl-NL"/>
          <w14:ligatures w14:val="none"/>
        </w:rPr>
      </w:pPr>
    </w:p>
    <w:p w14:paraId="1617F812" w14:textId="13FFAC14" w:rsidR="0099098B" w:rsidRPr="00785973" w:rsidRDefault="0099098B"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Roboto" w:hAnsi="Roboto"/>
          <w:color w:val="2A2824"/>
          <w:sz w:val="23"/>
          <w:szCs w:val="23"/>
          <w:shd w:val="clear" w:color="auto" w:fill="F7F5F0"/>
        </w:rPr>
        <w:t xml:space="preserve">Deze kanteling verandert ook wie er aan tafel komt. Naast </w:t>
      </w:r>
      <w:del w:id="20" w:author="Eugene Thijssen" w:date="2026-06-02T11:07:00Z" w16du:dateUtc="2026-06-02T09:07:00Z">
        <w:r w:rsidDel="0099098B">
          <w:rPr>
            <w:rFonts w:ascii="Roboto" w:hAnsi="Roboto"/>
            <w:color w:val="2A2824"/>
            <w:sz w:val="23"/>
            <w:szCs w:val="23"/>
            <w:shd w:val="clear" w:color="auto" w:fill="F7F5F0"/>
          </w:rPr>
          <w:delText xml:space="preserve">LNV en </w:delText>
        </w:r>
      </w:del>
      <w:r>
        <w:rPr>
          <w:rFonts w:ascii="Roboto" w:hAnsi="Roboto"/>
          <w:color w:val="2A2824"/>
          <w:sz w:val="23"/>
          <w:szCs w:val="23"/>
          <w:shd w:val="clear" w:color="auto" w:fill="F7F5F0"/>
        </w:rPr>
        <w:t>LVVN voor de boer </w:t>
      </w:r>
    </w:p>
    <w:p w14:paraId="36B8E368" w14:textId="5723D196" w:rsidR="00785973" w:rsidRDefault="00785973"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Roboto" w:hAnsi="Roboto"/>
          <w:color w:val="2A2824"/>
          <w:sz w:val="23"/>
          <w:szCs w:val="23"/>
          <w:shd w:val="clear" w:color="auto" w:fill="F7F5F0"/>
        </w:rPr>
        <w:t>D-de Veenweideboer</w:t>
      </w:r>
      <w:r w:rsidRPr="00785973">
        <w:rPr>
          <w:rFonts w:ascii="Calibri" w:eastAsia="Times New Roman" w:hAnsi="Calibri" w:cs="Calibri"/>
          <w:kern w:val="0"/>
          <w:lang w:eastAsia="nl-NL"/>
          <w14:ligatures w14:val="none"/>
        </w:rPr>
        <w:t xml:space="preserve">- 2 Doelen </w:t>
      </w:r>
    </w:p>
    <w:p w14:paraId="3F09AEF9" w14:textId="77777777" w:rsidR="00785973" w:rsidRDefault="00785973" w:rsidP="00233D3D">
      <w:pPr>
        <w:pStyle w:val="Lijstalinea"/>
        <w:numPr>
          <w:ilvl w:val="0"/>
          <w:numId w:val="3"/>
        </w:numPr>
        <w:spacing w:after="0" w:line="240" w:lineRule="auto"/>
        <w:ind w:left="1428"/>
        <w:rPr>
          <w:rFonts w:ascii="Calibri" w:eastAsia="Times New Roman" w:hAnsi="Calibri" w:cs="Calibri"/>
          <w:kern w:val="0"/>
          <w:lang w:eastAsia="nl-NL"/>
          <w14:ligatures w14:val="none"/>
        </w:rPr>
      </w:pPr>
      <w:proofErr w:type="gramStart"/>
      <w:r w:rsidRPr="00785973">
        <w:rPr>
          <w:rFonts w:ascii="Calibri" w:eastAsia="Times New Roman" w:hAnsi="Calibri" w:cs="Calibri"/>
          <w:kern w:val="0"/>
          <w:lang w:eastAsia="nl-NL"/>
          <w14:ligatures w14:val="none"/>
        </w:rPr>
        <w:t>een</w:t>
      </w:r>
      <w:proofErr w:type="gramEnd"/>
      <w:r w:rsidRPr="00785973">
        <w:rPr>
          <w:rFonts w:ascii="Calibri" w:eastAsia="Times New Roman" w:hAnsi="Calibri" w:cs="Calibri"/>
          <w:kern w:val="0"/>
          <w:lang w:eastAsia="nl-NL"/>
          <w14:ligatures w14:val="none"/>
        </w:rPr>
        <w:t xml:space="preserve"> vieze sloot mag bestaan zolang het water het erf schoon verlaat;</w:t>
      </w:r>
      <w:r>
        <w:rPr>
          <w:rFonts w:ascii="Calibri" w:eastAsia="Times New Roman" w:hAnsi="Calibri" w:cs="Calibri"/>
          <w:kern w:val="0"/>
          <w:lang w:eastAsia="nl-NL"/>
          <w14:ligatures w14:val="none"/>
        </w:rPr>
        <w:t xml:space="preserve"> </w:t>
      </w:r>
      <w:r w:rsidRPr="00785973">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niet alleen het erf ook de percelen! (</w:t>
      </w:r>
      <w:proofErr w:type="gramStart"/>
      <w:r>
        <w:rPr>
          <w:rFonts w:ascii="Calibri" w:eastAsia="Times New Roman" w:hAnsi="Calibri" w:cs="Calibri"/>
          <w:kern w:val="0"/>
          <w:lang w:eastAsia="nl-NL"/>
          <w14:ligatures w14:val="none"/>
        </w:rPr>
        <w:t>nitraat</w:t>
      </w:r>
      <w:proofErr w:type="gramEnd"/>
      <w:r>
        <w:rPr>
          <w:rFonts w:ascii="Calibri" w:eastAsia="Times New Roman" w:hAnsi="Calibri" w:cs="Calibri"/>
          <w:kern w:val="0"/>
          <w:lang w:eastAsia="nl-NL"/>
          <w14:ligatures w14:val="none"/>
        </w:rPr>
        <w:t>, fosfaat)</w:t>
      </w:r>
    </w:p>
    <w:p w14:paraId="3465C0BC" w14:textId="45E360E9" w:rsidR="00785973" w:rsidRDefault="00785973" w:rsidP="00233D3D">
      <w:pPr>
        <w:pStyle w:val="Lijstalinea"/>
        <w:numPr>
          <w:ilvl w:val="0"/>
          <w:numId w:val="3"/>
        </w:numPr>
        <w:spacing w:after="0" w:line="240" w:lineRule="auto"/>
        <w:ind w:left="1428"/>
        <w:rPr>
          <w:rFonts w:ascii="Calibri" w:eastAsia="Times New Roman" w:hAnsi="Calibri" w:cs="Calibri"/>
          <w:kern w:val="0"/>
          <w:lang w:eastAsia="nl-NL"/>
          <w14:ligatures w14:val="none"/>
        </w:rPr>
      </w:pPr>
      <w:proofErr w:type="gramStart"/>
      <w:r w:rsidRPr="00785973">
        <w:rPr>
          <w:rFonts w:ascii="Calibri" w:eastAsia="Times New Roman" w:hAnsi="Calibri" w:cs="Calibri"/>
          <w:kern w:val="0"/>
          <w:lang w:eastAsia="nl-NL"/>
          <w14:ligatures w14:val="none"/>
        </w:rPr>
        <w:t>te</w:t>
      </w:r>
      <w:proofErr w:type="gramEnd"/>
      <w:r w:rsidRPr="00785973">
        <w:rPr>
          <w:rFonts w:ascii="Calibri" w:eastAsia="Times New Roman" w:hAnsi="Calibri" w:cs="Calibri"/>
          <w:kern w:val="0"/>
          <w:lang w:eastAsia="nl-NL"/>
          <w14:ligatures w14:val="none"/>
        </w:rPr>
        <w:t xml:space="preserve"> warme percelen mogen bestaan zolang elders genoeg koolstof wordt vastgehouden</w:t>
      </w:r>
      <w:r w:rsidRPr="00785973">
        <w:rPr>
          <w:rFonts w:ascii="Calibri" w:eastAsia="Times New Roman" w:hAnsi="Calibri" w:cs="Calibri"/>
          <w:kern w:val="0"/>
          <w:lang w:eastAsia="nl-NL"/>
          <w14:ligatures w14:val="none"/>
        </w:rPr>
        <w:t xml:space="preserve">. </w:t>
      </w:r>
      <w:r w:rsidRPr="00785973">
        <w:rPr>
          <w:lang w:eastAsia="nl-NL"/>
        </w:rPr>
        <w:sym w:font="Wingdings" w:char="F0E0"/>
      </w:r>
      <w:r w:rsidRPr="00785973">
        <w:rPr>
          <w:rFonts w:ascii="Calibri" w:eastAsia="Times New Roman" w:hAnsi="Calibri" w:cs="Calibri"/>
          <w:kern w:val="0"/>
          <w:lang w:eastAsia="nl-NL"/>
          <w14:ligatures w14:val="none"/>
        </w:rPr>
        <w:t xml:space="preserve"> Wat wordt bedoeld met te warme percelen???</w:t>
      </w:r>
    </w:p>
    <w:p w14:paraId="65DC26ED" w14:textId="2155C221" w:rsidR="00785973" w:rsidRDefault="00785973" w:rsidP="00233D3D">
      <w:pPr>
        <w:pStyle w:val="Lijstalinea"/>
        <w:numPr>
          <w:ilvl w:val="0"/>
          <w:numId w:val="3"/>
        </w:numPr>
        <w:spacing w:after="0" w:line="240" w:lineRule="auto"/>
        <w:ind w:left="1428"/>
        <w:rPr>
          <w:rFonts w:ascii="Calibri" w:eastAsia="Times New Roman" w:hAnsi="Calibri" w:cs="Calibri"/>
          <w:kern w:val="0"/>
          <w:lang w:eastAsia="nl-NL"/>
          <w14:ligatures w14:val="none"/>
        </w:rPr>
      </w:pPr>
      <w:r w:rsidRPr="00785973">
        <w:rPr>
          <w:rFonts w:ascii="Calibri" w:eastAsia="Times New Roman" w:hAnsi="Calibri" w:cs="Calibri"/>
          <w:kern w:val="0"/>
          <w:lang w:eastAsia="nl-NL"/>
          <w14:ligatures w14:val="none"/>
        </w:rPr>
        <w:t>Bedrijfsniveau alleen werkt niet: ongelijke percelen en veendiktes maken individuele afrekening met één generieke norm onnodig destructief.</w:t>
      </w:r>
      <w:r>
        <w:rPr>
          <w:rFonts w:ascii="Calibri" w:eastAsia="Times New Roman" w:hAnsi="Calibri" w:cs="Calibri"/>
          <w:kern w:val="0"/>
          <w:lang w:eastAsia="nl-NL"/>
          <w14:ligatures w14:val="none"/>
        </w:rPr>
        <w:t xml:space="preserve"> </w:t>
      </w:r>
      <w:r w:rsidRPr="00785973">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Klopt de bewoording ‘onnodig destructief’ hier wel? Er staat dan dat de individuele afrekening onnodig destructief is. Wellicht wordt bedoeld: ‘nagenoeg onmogelijk’</w:t>
      </w:r>
    </w:p>
    <w:p w14:paraId="78534DAC" w14:textId="16F85753" w:rsidR="00785973" w:rsidRDefault="00785973" w:rsidP="00233D3D">
      <w:pPr>
        <w:pStyle w:val="Lijstalinea"/>
        <w:numPr>
          <w:ilvl w:val="0"/>
          <w:numId w:val="3"/>
        </w:numPr>
        <w:spacing w:after="0" w:line="240" w:lineRule="auto"/>
        <w:ind w:left="1428"/>
        <w:rPr>
          <w:rFonts w:ascii="Calibri" w:eastAsia="Times New Roman" w:hAnsi="Calibri" w:cs="Calibri"/>
          <w:kern w:val="0"/>
          <w:lang w:eastAsia="nl-NL"/>
          <w14:ligatures w14:val="none"/>
        </w:rPr>
      </w:pPr>
      <w:r w:rsidRPr="00830AB5">
        <w:rPr>
          <w:rFonts w:ascii="Calibri" w:eastAsia="Times New Roman" w:hAnsi="Calibri" w:cs="Calibri"/>
          <w:kern w:val="0"/>
          <w:lang w:eastAsia="nl-NL"/>
          <w14:ligatures w14:val="none"/>
        </w:rPr>
        <w:t xml:space="preserve">Natte teelt op landbouwgrond. Wilgen planten. </w:t>
      </w:r>
      <w:proofErr w:type="spellStart"/>
      <w:r w:rsidRPr="00830AB5">
        <w:rPr>
          <w:rFonts w:ascii="Calibri" w:eastAsia="Times New Roman" w:hAnsi="Calibri" w:cs="Calibri"/>
          <w:kern w:val="0"/>
          <w:lang w:eastAsia="nl-NL"/>
          <w14:ligatures w14:val="none"/>
        </w:rPr>
        <w:t>Paludicultuur</w:t>
      </w:r>
      <w:proofErr w:type="spellEnd"/>
      <w:r w:rsidRPr="00830AB5">
        <w:rPr>
          <w:rFonts w:ascii="Calibri" w:eastAsia="Times New Roman" w:hAnsi="Calibri" w:cs="Calibri"/>
          <w:kern w:val="0"/>
          <w:lang w:eastAsia="nl-NL"/>
          <w14:ligatures w14:val="none"/>
        </w:rPr>
        <w:t>. Wonen en recreatie bij de boer. Wateropslag als bedrijfsactiviteit. Veenweidecategorie in het omgevingsplan, dingen die een reguliere melkveehouder niet mag.</w:t>
      </w:r>
      <w:r w:rsidRPr="00830AB5">
        <w:rPr>
          <w:rFonts w:ascii="Calibri" w:eastAsia="Times New Roman" w:hAnsi="Calibri" w:cs="Calibri"/>
          <w:kern w:val="0"/>
          <w:lang w:eastAsia="nl-NL"/>
          <w14:ligatures w14:val="none"/>
        </w:rPr>
        <w:t xml:space="preserve"> </w:t>
      </w:r>
      <w:r w:rsidRPr="00785973">
        <w:rPr>
          <w:rFonts w:ascii="Calibri" w:eastAsia="Times New Roman" w:hAnsi="Calibri" w:cs="Calibri"/>
          <w:kern w:val="0"/>
          <w:lang w:eastAsia="nl-NL"/>
          <w14:ligatures w14:val="none"/>
        </w:rPr>
        <w:sym w:font="Wingdings" w:char="F0E0"/>
      </w:r>
      <w:r w:rsidRPr="00830AB5">
        <w:rPr>
          <w:rFonts w:ascii="Calibri" w:eastAsia="Times New Roman" w:hAnsi="Calibri" w:cs="Calibri"/>
          <w:kern w:val="0"/>
          <w:lang w:eastAsia="nl-NL"/>
          <w14:ligatures w14:val="none"/>
        </w:rPr>
        <w:t xml:space="preserve"> Zin klopt niet. Wellicht wordt bedoeld: </w:t>
      </w:r>
      <w:r w:rsidRPr="00830AB5">
        <w:rPr>
          <w:rFonts w:ascii="Calibri" w:eastAsia="Times New Roman" w:hAnsi="Calibri" w:cs="Calibri"/>
          <w:kern w:val="0"/>
          <w:lang w:eastAsia="nl-NL"/>
          <w14:ligatures w14:val="none"/>
        </w:rPr>
        <w:t xml:space="preserve">Natte teelt op landbouwgrond. Wilgen planten. </w:t>
      </w:r>
      <w:proofErr w:type="spellStart"/>
      <w:r w:rsidRPr="00830AB5">
        <w:rPr>
          <w:rFonts w:ascii="Calibri" w:eastAsia="Times New Roman" w:hAnsi="Calibri" w:cs="Calibri"/>
          <w:kern w:val="0"/>
          <w:lang w:eastAsia="nl-NL"/>
          <w14:ligatures w14:val="none"/>
        </w:rPr>
        <w:t>Paludicultuur</w:t>
      </w:r>
      <w:proofErr w:type="spellEnd"/>
      <w:r w:rsidRPr="00830AB5">
        <w:rPr>
          <w:rFonts w:ascii="Calibri" w:eastAsia="Times New Roman" w:hAnsi="Calibri" w:cs="Calibri"/>
          <w:kern w:val="0"/>
          <w:lang w:eastAsia="nl-NL"/>
          <w14:ligatures w14:val="none"/>
        </w:rPr>
        <w:t>. Wonen en recreatie bij de boer. Wateropslag als bedrijfsactiviteit</w:t>
      </w:r>
      <w:r w:rsidRPr="00830AB5">
        <w:rPr>
          <w:rFonts w:ascii="Calibri" w:eastAsia="Times New Roman" w:hAnsi="Calibri" w:cs="Calibri"/>
          <w:kern w:val="0"/>
          <w:lang w:eastAsia="nl-NL"/>
          <w14:ligatures w14:val="none"/>
        </w:rPr>
        <w:t>; zaken die voor een melkveehouder nu nog</w:t>
      </w:r>
      <w:r w:rsidR="00830AB5">
        <w:rPr>
          <w:rFonts w:ascii="Calibri" w:eastAsia="Times New Roman" w:hAnsi="Calibri" w:cs="Calibri"/>
          <w:kern w:val="0"/>
          <w:lang w:eastAsia="nl-NL"/>
          <w14:ligatures w14:val="none"/>
        </w:rPr>
        <w:t xml:space="preserve"> omslachtig</w:t>
      </w:r>
      <w:r w:rsidRPr="00830AB5">
        <w:rPr>
          <w:rFonts w:ascii="Calibri" w:eastAsia="Times New Roman" w:hAnsi="Calibri" w:cs="Calibri"/>
          <w:kern w:val="0"/>
          <w:lang w:eastAsia="nl-NL"/>
          <w14:ligatures w14:val="none"/>
        </w:rPr>
        <w:t xml:space="preserve"> </w:t>
      </w:r>
      <w:proofErr w:type="spellStart"/>
      <w:r w:rsidRPr="00830AB5">
        <w:rPr>
          <w:rFonts w:ascii="Calibri" w:eastAsia="Times New Roman" w:hAnsi="Calibri" w:cs="Calibri"/>
          <w:kern w:val="0"/>
          <w:lang w:eastAsia="nl-NL"/>
          <w14:ligatures w14:val="none"/>
        </w:rPr>
        <w:t>vergunningplichtig</w:t>
      </w:r>
      <w:proofErr w:type="spellEnd"/>
      <w:r w:rsidRPr="00830AB5">
        <w:rPr>
          <w:rFonts w:ascii="Calibri" w:eastAsia="Times New Roman" w:hAnsi="Calibri" w:cs="Calibri"/>
          <w:kern w:val="0"/>
          <w:lang w:eastAsia="nl-NL"/>
          <w14:ligatures w14:val="none"/>
        </w:rPr>
        <w:t xml:space="preserve"> zijn</w:t>
      </w:r>
      <w:r w:rsidR="00830AB5" w:rsidRPr="00830AB5">
        <w:rPr>
          <w:rFonts w:ascii="Calibri" w:eastAsia="Times New Roman" w:hAnsi="Calibri" w:cs="Calibri"/>
          <w:kern w:val="0"/>
          <w:lang w:eastAsia="nl-NL"/>
          <w14:ligatures w14:val="none"/>
        </w:rPr>
        <w:t xml:space="preserve"> omdat een </w:t>
      </w:r>
      <w:r w:rsidRPr="00830AB5">
        <w:rPr>
          <w:rFonts w:ascii="Calibri" w:eastAsia="Times New Roman" w:hAnsi="Calibri" w:cs="Calibri"/>
          <w:kern w:val="0"/>
          <w:lang w:eastAsia="nl-NL"/>
          <w14:ligatures w14:val="none"/>
        </w:rPr>
        <w:t>Veenweidecategorie in het omgevingsplan</w:t>
      </w:r>
      <w:r w:rsidR="00830AB5" w:rsidRPr="00830AB5">
        <w:rPr>
          <w:rFonts w:ascii="Calibri" w:eastAsia="Times New Roman" w:hAnsi="Calibri" w:cs="Calibri"/>
          <w:kern w:val="0"/>
          <w:lang w:eastAsia="nl-NL"/>
          <w14:ligatures w14:val="none"/>
        </w:rPr>
        <w:t xml:space="preserve"> ontbreekt</w:t>
      </w:r>
      <w:r w:rsidR="00830AB5">
        <w:rPr>
          <w:rFonts w:ascii="Calibri" w:eastAsia="Times New Roman" w:hAnsi="Calibri" w:cs="Calibri"/>
          <w:kern w:val="0"/>
          <w:lang w:eastAsia="nl-NL"/>
          <w14:ligatures w14:val="none"/>
        </w:rPr>
        <w:t>.</w:t>
      </w:r>
    </w:p>
    <w:p w14:paraId="6988B8D0" w14:textId="6D731247" w:rsidR="00F2777E" w:rsidRDefault="001B4015" w:rsidP="00233D3D">
      <w:pPr>
        <w:pStyle w:val="Lijstalinea"/>
        <w:numPr>
          <w:ilvl w:val="0"/>
          <w:numId w:val="3"/>
        </w:numPr>
        <w:spacing w:after="0" w:line="240" w:lineRule="auto"/>
        <w:ind w:left="142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 xml:space="preserve">Vee houden </w:t>
      </w:r>
      <w:r w:rsidRPr="001B4015">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in de tekst wordt gesuggereerd dat zelfs </w:t>
      </w:r>
      <w:proofErr w:type="spellStart"/>
      <w:r>
        <w:rPr>
          <w:rFonts w:ascii="Calibri" w:eastAsia="Times New Roman" w:hAnsi="Calibri" w:cs="Calibri"/>
          <w:kern w:val="0"/>
          <w:lang w:eastAsia="nl-NL"/>
          <w14:ligatures w14:val="none"/>
        </w:rPr>
        <w:t>klimaatpositiviteit</w:t>
      </w:r>
      <w:proofErr w:type="spellEnd"/>
      <w:r>
        <w:rPr>
          <w:rFonts w:ascii="Calibri" w:eastAsia="Times New Roman" w:hAnsi="Calibri" w:cs="Calibri"/>
          <w:kern w:val="0"/>
          <w:lang w:eastAsia="nl-NL"/>
          <w14:ligatures w14:val="none"/>
        </w:rPr>
        <w:t xml:space="preserve"> kan worden bereikt. In hoeverre is dat reëel voor de middengroep? Hoogstens volgens mij een (flink stuk) minder CO</w:t>
      </w:r>
      <w:r w:rsidRPr="001B4015">
        <w:rPr>
          <w:rFonts w:ascii="Calibri" w:eastAsia="Times New Roman" w:hAnsi="Calibri" w:cs="Calibri"/>
          <w:kern w:val="0"/>
          <w:vertAlign w:val="subscript"/>
          <w:lang w:eastAsia="nl-NL"/>
          <w14:ligatures w14:val="none"/>
        </w:rPr>
        <w:t>2eq</w:t>
      </w:r>
      <w:r>
        <w:rPr>
          <w:rFonts w:ascii="Calibri" w:eastAsia="Times New Roman" w:hAnsi="Calibri" w:cs="Calibri"/>
          <w:kern w:val="0"/>
          <w:lang w:eastAsia="nl-NL"/>
          <w14:ligatures w14:val="none"/>
        </w:rPr>
        <w:t>-uitstoot. Met peilverhoging minder (niet gelijk aan géén) CO</w:t>
      </w:r>
      <w:r w:rsidRPr="001B4015">
        <w:rPr>
          <w:rFonts w:ascii="Calibri" w:eastAsia="Times New Roman" w:hAnsi="Calibri" w:cs="Calibri"/>
          <w:kern w:val="0"/>
          <w:vertAlign w:val="subscript"/>
          <w:lang w:eastAsia="nl-NL"/>
          <w14:ligatures w14:val="none"/>
        </w:rPr>
        <w:t>2</w:t>
      </w:r>
      <w:r>
        <w:rPr>
          <w:rFonts w:ascii="Calibri" w:eastAsia="Times New Roman" w:hAnsi="Calibri" w:cs="Calibri"/>
          <w:kern w:val="0"/>
          <w:lang w:eastAsia="nl-NL"/>
          <w14:ligatures w14:val="none"/>
        </w:rPr>
        <w:t>-uitstoot, maar (mogelijk) weer meer methaan en lachgas. Daarnaast machinegebruik. Vraag is hoe de uiteindelijke CO</w:t>
      </w:r>
      <w:r w:rsidRPr="001B4015">
        <w:rPr>
          <w:rFonts w:ascii="Calibri" w:eastAsia="Times New Roman" w:hAnsi="Calibri" w:cs="Calibri"/>
          <w:kern w:val="0"/>
          <w:vertAlign w:val="subscript"/>
          <w:lang w:eastAsia="nl-NL"/>
          <w14:ligatures w14:val="none"/>
        </w:rPr>
        <w:t>2</w:t>
      </w:r>
      <w:r>
        <w:rPr>
          <w:rFonts w:ascii="Calibri" w:eastAsia="Times New Roman" w:hAnsi="Calibri" w:cs="Calibri"/>
          <w:kern w:val="0"/>
          <w:lang w:eastAsia="nl-NL"/>
          <w14:ligatures w14:val="none"/>
        </w:rPr>
        <w:t>-equivalenten uitstoot bij hoog peil zich verhoudt tot weidegrond op andere grondsoorten. Wellicht komen die andere grondsoorten met vast grasland -onder aan de streep- nog wel meer in aanmerking voor ‘uitruil’ met andere sectoren.</w:t>
      </w:r>
    </w:p>
    <w:p w14:paraId="1E3274D6" w14:textId="3BE67C7D" w:rsidR="00F2777E" w:rsidRDefault="00F2777E"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F2777E">
        <w:rPr>
          <w:rFonts w:ascii="Calibri" w:eastAsia="Times New Roman" w:hAnsi="Calibri" w:cs="Calibri"/>
          <w:b/>
          <w:bCs/>
          <w:kern w:val="0"/>
          <w:lang w:eastAsia="nl-NL"/>
          <w14:ligatures w14:val="none"/>
        </w:rPr>
        <w:t>E-Het verhaal: drie aktes</w:t>
      </w:r>
      <w:r>
        <w:rPr>
          <w:rFonts w:ascii="Calibri" w:eastAsia="Times New Roman" w:hAnsi="Calibri" w:cs="Calibri"/>
          <w:kern w:val="0"/>
          <w:lang w:eastAsia="nl-NL"/>
          <w14:ligatures w14:val="none"/>
        </w:rPr>
        <w:t xml:space="preserve">. </w:t>
      </w:r>
      <w:r w:rsidRPr="00F2777E">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Dit onderdeel is nu fors naar achter geplaatst. Zou verhelderend zijn als het weer meer in het begin staat! Want geeft de context goed weer.</w:t>
      </w:r>
    </w:p>
    <w:p w14:paraId="74FC6B44" w14:textId="62804816" w:rsidR="00485201" w:rsidRDefault="00485201"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w:t>
      </w:r>
      <w:r w:rsidRPr="00485201">
        <w:rPr>
          <w:rFonts w:ascii="Calibri" w:eastAsia="Times New Roman" w:hAnsi="Calibri" w:cs="Calibri"/>
          <w:kern w:val="0"/>
          <w:lang w:eastAsia="nl-NL"/>
          <w14:ligatures w14:val="none"/>
        </w:rPr>
        <w:t>Grootste deel van de 90.000 ha</w:t>
      </w:r>
      <w:r>
        <w:rPr>
          <w:rFonts w:ascii="Calibri" w:eastAsia="Times New Roman" w:hAnsi="Calibri" w:cs="Calibri"/>
          <w:kern w:val="0"/>
          <w:lang w:eastAsia="nl-NL"/>
          <w14:ligatures w14:val="none"/>
        </w:rPr>
        <w:t xml:space="preserve">. </w:t>
      </w:r>
      <w:r w:rsidRPr="00485201">
        <w:rPr>
          <w:rFonts w:ascii="Calibri" w:eastAsia="Times New Roman" w:hAnsi="Calibri" w:cs="Calibri"/>
          <w:kern w:val="0"/>
          <w:lang w:eastAsia="nl-NL"/>
          <w14:ligatures w14:val="none"/>
        </w:rPr>
        <w:t>Reguliere melkveehouderij blijft mogelijk. Vernatting werkt hier met WIS als instrument</w:t>
      </w:r>
      <w:r>
        <w:rPr>
          <w:rFonts w:ascii="Calibri" w:eastAsia="Times New Roman" w:hAnsi="Calibri" w:cs="Calibri"/>
          <w:kern w:val="0"/>
          <w:lang w:eastAsia="nl-NL"/>
          <w14:ligatures w14:val="none"/>
        </w:rPr>
        <w:t xml:space="preserve">” </w:t>
      </w:r>
      <w:r w:rsidRPr="00485201">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WIS (waterinfiltratiesystemen)</w:t>
      </w:r>
    </w:p>
    <w:p w14:paraId="63504C16" w14:textId="25AA792A" w:rsidR="007B3E4B" w:rsidRDefault="007B3E4B"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Generieke peilfixatie pakt de zuinige boer.</w:t>
      </w:r>
    </w:p>
    <w:p w14:paraId="7C5AF224" w14:textId="7257C0D7" w:rsidR="007B3E4B" w:rsidRDefault="007B3E4B" w:rsidP="00233D3D">
      <w:pPr>
        <w:pStyle w:val="Lijstalinea"/>
        <w:spacing w:after="0" w:line="240" w:lineRule="auto"/>
        <w:ind w:left="1068"/>
        <w:rPr>
          <w:rFonts w:ascii="Calibri" w:eastAsia="Times New Roman" w:hAnsi="Calibri" w:cs="Calibri"/>
          <w:kern w:val="0"/>
          <w:lang w:eastAsia="nl-NL"/>
          <w14:ligatures w14:val="none"/>
        </w:rPr>
      </w:pPr>
      <w:proofErr w:type="spellStart"/>
      <w:proofErr w:type="gramStart"/>
      <w:r>
        <w:rPr>
          <w:rFonts w:ascii="Calibri" w:eastAsia="Times New Roman" w:hAnsi="Calibri" w:cs="Calibri"/>
          <w:kern w:val="0"/>
          <w:lang w:eastAsia="nl-NL"/>
          <w14:ligatures w14:val="none"/>
        </w:rPr>
        <w:t>pijlvak</w:t>
      </w:r>
      <w:proofErr w:type="spellEnd"/>
      <w:proofErr w:type="gramEnd"/>
      <w:r>
        <w:rPr>
          <w:rFonts w:ascii="Calibri" w:eastAsia="Times New Roman" w:hAnsi="Calibri" w:cs="Calibri"/>
          <w:kern w:val="0"/>
          <w:lang w:eastAsia="nl-NL"/>
          <w14:ligatures w14:val="none"/>
        </w:rPr>
        <w:t xml:space="preserve"> (1x) pijlvakken (2x </w:t>
      </w:r>
      <w:r w:rsidRPr="007B3E4B">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w:t>
      </w:r>
      <w:proofErr w:type="spellStart"/>
      <w:r>
        <w:rPr>
          <w:rFonts w:ascii="Calibri" w:eastAsia="Times New Roman" w:hAnsi="Calibri" w:cs="Calibri"/>
          <w:kern w:val="0"/>
          <w:lang w:eastAsia="nl-NL"/>
          <w14:ligatures w14:val="none"/>
        </w:rPr>
        <w:t>peilvak</w:t>
      </w:r>
      <w:proofErr w:type="spellEnd"/>
      <w:r>
        <w:rPr>
          <w:rFonts w:ascii="Calibri" w:eastAsia="Times New Roman" w:hAnsi="Calibri" w:cs="Calibri"/>
          <w:kern w:val="0"/>
          <w:lang w:eastAsia="nl-NL"/>
          <w14:ligatures w14:val="none"/>
        </w:rPr>
        <w:t xml:space="preserve"> peilvakken</w:t>
      </w:r>
    </w:p>
    <w:p w14:paraId="1515BE39" w14:textId="7BA22A8D" w:rsidR="007B3E4B" w:rsidRDefault="007B3E4B"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lastRenderedPageBreak/>
        <w:t>“</w:t>
      </w:r>
      <w:r w:rsidRPr="007B3E4B">
        <w:rPr>
          <w:rFonts w:ascii="Calibri" w:eastAsia="Times New Roman" w:hAnsi="Calibri" w:cs="Calibri"/>
          <w:kern w:val="0"/>
          <w:lang w:eastAsia="nl-NL"/>
          <w14:ligatures w14:val="none"/>
        </w:rPr>
        <w:t xml:space="preserve">Generieke peilfixatie binnen een </w:t>
      </w:r>
      <w:proofErr w:type="spellStart"/>
      <w:r w:rsidRPr="007B3E4B">
        <w:rPr>
          <w:rFonts w:ascii="Calibri" w:eastAsia="Times New Roman" w:hAnsi="Calibri" w:cs="Calibri"/>
          <w:kern w:val="0"/>
          <w:lang w:eastAsia="nl-NL"/>
          <w14:ligatures w14:val="none"/>
        </w:rPr>
        <w:t>pijlvak</w:t>
      </w:r>
      <w:proofErr w:type="spellEnd"/>
      <w:r w:rsidRPr="007B3E4B">
        <w:rPr>
          <w:rFonts w:ascii="Calibri" w:eastAsia="Times New Roman" w:hAnsi="Calibri" w:cs="Calibri"/>
          <w:kern w:val="0"/>
          <w:lang w:eastAsia="nl-NL"/>
          <w14:ligatures w14:val="none"/>
        </w:rPr>
        <w:t xml:space="preserve"> raakt boeren met overwegend laaggelegen percelen — die nu al weinig uitstoten — even hard</w:t>
      </w:r>
      <w:r>
        <w:rPr>
          <w:rFonts w:ascii="Calibri" w:eastAsia="Times New Roman" w:hAnsi="Calibri" w:cs="Calibri"/>
          <w:kern w:val="0"/>
          <w:lang w:eastAsia="nl-NL"/>
          <w14:ligatures w14:val="none"/>
        </w:rPr>
        <w:t xml:space="preserve"> …” </w:t>
      </w:r>
      <w:r w:rsidRPr="007B3E4B">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wordt wellicht bedoeld i.p.v. ‘even hard’</w:t>
      </w:r>
      <w:r w:rsidRPr="007B3E4B">
        <w:rPr>
          <w:rFonts w:ascii="Calibri" w:eastAsia="Times New Roman" w:hAnsi="Calibri" w:cs="Calibri"/>
          <w:kern w:val="0"/>
          <w:lang w:eastAsia="nl-NL"/>
          <w14:ligatures w14:val="none"/>
        </w:rPr>
        <w:t> </w:t>
      </w:r>
      <w:r w:rsidRPr="007B3E4B">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‘meer’</w:t>
      </w:r>
    </w:p>
    <w:p w14:paraId="5C3FDF93" w14:textId="77777777" w:rsidR="009E3760" w:rsidRPr="009E3760" w:rsidRDefault="009E3760" w:rsidP="00233D3D">
      <w:pPr>
        <w:pStyle w:val="Lijstalinea"/>
        <w:numPr>
          <w:ilvl w:val="0"/>
          <w:numId w:val="3"/>
        </w:numPr>
        <w:spacing w:after="0" w:line="240" w:lineRule="auto"/>
        <w:rPr>
          <w:rFonts w:ascii="Calibri" w:eastAsia="Times New Roman" w:hAnsi="Calibri" w:cs="Calibri"/>
          <w:b/>
          <w:bCs/>
          <w:kern w:val="0"/>
          <w:lang w:eastAsia="nl-NL"/>
          <w14:ligatures w14:val="none"/>
        </w:rPr>
      </w:pPr>
      <w:r w:rsidRPr="009E3760">
        <w:rPr>
          <w:rFonts w:ascii="Calibri" w:eastAsia="Times New Roman" w:hAnsi="Calibri" w:cs="Calibri"/>
          <w:b/>
          <w:bCs/>
          <w:kern w:val="0"/>
          <w:lang w:eastAsia="nl-NL"/>
          <w14:ligatures w14:val="none"/>
        </w:rPr>
        <w:t>Wat er eerst gebeurt</w:t>
      </w:r>
    </w:p>
    <w:p w14:paraId="1970E0A6" w14:textId="02A280B2" w:rsidR="009E3760" w:rsidRPr="009E3760" w:rsidRDefault="009E3760" w:rsidP="00233D3D">
      <w:pPr>
        <w:pStyle w:val="Lijstalinea"/>
        <w:spacing w:after="0" w:line="240" w:lineRule="auto"/>
        <w:ind w:left="1068"/>
        <w:rPr>
          <w:rFonts w:ascii="Calibri" w:eastAsia="Times New Roman" w:hAnsi="Calibri" w:cs="Calibri"/>
          <w:kern w:val="0"/>
          <w:lang w:eastAsia="nl-NL"/>
          <w14:ligatures w14:val="none"/>
        </w:rPr>
      </w:pPr>
      <w:r w:rsidRPr="009E3760">
        <w:rPr>
          <w:rFonts w:ascii="Calibri" w:eastAsia="Times New Roman" w:hAnsi="Calibri" w:cs="Calibri"/>
          <w:kern w:val="0"/>
          <w:lang w:eastAsia="nl-NL"/>
          <w14:ligatures w14:val="none"/>
        </w:rPr>
        <w:t>De vangrails stoppen de grondhonger-dynamiek uit akte 2. Hulp bij landafwaardering voorkomt dat familieondernemers gedwongen verkopen aan grote boeren vanuit de kleigebieden.</w:t>
      </w:r>
      <w:r>
        <w:rPr>
          <w:rFonts w:ascii="Calibri" w:eastAsia="Times New Roman" w:hAnsi="Calibri" w:cs="Calibri"/>
          <w:kern w:val="0"/>
          <w:lang w:eastAsia="nl-NL"/>
          <w14:ligatures w14:val="none"/>
        </w:rPr>
        <w:t xml:space="preserve"> </w:t>
      </w:r>
      <w:r w:rsidRPr="009E3760">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Deze redenering vraagt uitleg</w:t>
      </w:r>
      <w:r w:rsidR="003E6740">
        <w:rPr>
          <w:rFonts w:ascii="Calibri" w:eastAsia="Times New Roman" w:hAnsi="Calibri" w:cs="Calibri"/>
          <w:kern w:val="0"/>
          <w:lang w:eastAsia="nl-NL"/>
          <w14:ligatures w14:val="none"/>
        </w:rPr>
        <w:t xml:space="preserve"> [ik zie dat het wordt uitgelegd op het einde onder F2 en dan onder 3 </w:t>
      </w:r>
      <w:r w:rsidR="003E6740" w:rsidRPr="003E6740">
        <w:rPr>
          <w:rFonts w:ascii="Calibri" w:eastAsia="Times New Roman" w:hAnsi="Calibri" w:cs="Calibri"/>
          <w:kern w:val="0"/>
          <w:lang w:eastAsia="nl-NL"/>
          <w14:ligatures w14:val="none"/>
        </w:rPr>
        <w:sym w:font="Wingdings" w:char="F0E0"/>
      </w:r>
      <w:r w:rsidR="003E6740">
        <w:rPr>
          <w:rFonts w:ascii="Calibri" w:eastAsia="Times New Roman" w:hAnsi="Calibri" w:cs="Calibri"/>
          <w:kern w:val="0"/>
          <w:lang w:eastAsia="nl-NL"/>
          <w14:ligatures w14:val="none"/>
        </w:rPr>
        <w:t xml:space="preserve"> daarnaar verwijzen]</w:t>
      </w:r>
      <w:r>
        <w:rPr>
          <w:rFonts w:ascii="Calibri" w:eastAsia="Times New Roman" w:hAnsi="Calibri" w:cs="Calibri"/>
          <w:kern w:val="0"/>
          <w:lang w:eastAsia="nl-NL"/>
          <w14:ligatures w14:val="none"/>
        </w:rPr>
        <w:t>. Daarnaast vraagt ook het begrip ‘bergboerenregeling’ uitleg</w:t>
      </w:r>
    </w:p>
    <w:p w14:paraId="36D2CF18" w14:textId="5BE3F629" w:rsidR="009E3760" w:rsidRDefault="009E3760" w:rsidP="00233D3D">
      <w:pPr>
        <w:pStyle w:val="Lijstalinea"/>
        <w:spacing w:after="0" w:line="240" w:lineRule="auto"/>
        <w:ind w:left="1416"/>
        <w:rPr>
          <w:rFonts w:ascii="Calibri" w:eastAsia="Times New Roman" w:hAnsi="Calibri" w:cs="Calibri"/>
          <w:color w:val="0070C0"/>
          <w:kern w:val="0"/>
          <w:sz w:val="20"/>
          <w:szCs w:val="20"/>
          <w:lang w:eastAsia="nl-NL"/>
          <w14:ligatures w14:val="none"/>
        </w:rPr>
      </w:pPr>
      <w:r>
        <w:rPr>
          <w:rFonts w:ascii="Calibri" w:eastAsia="Times New Roman" w:hAnsi="Calibri" w:cs="Calibri"/>
          <w:color w:val="0070C0"/>
          <w:kern w:val="0"/>
          <w:sz w:val="20"/>
          <w:szCs w:val="20"/>
          <w:lang w:eastAsia="nl-NL"/>
          <w14:ligatures w14:val="none"/>
        </w:rPr>
        <w:t xml:space="preserve">AI </w:t>
      </w:r>
      <w:proofErr w:type="spellStart"/>
      <w:r>
        <w:rPr>
          <w:rFonts w:ascii="Calibri" w:eastAsia="Times New Roman" w:hAnsi="Calibri" w:cs="Calibri"/>
          <w:color w:val="0070C0"/>
          <w:kern w:val="0"/>
          <w:sz w:val="20"/>
          <w:szCs w:val="20"/>
          <w:lang w:eastAsia="nl-NL"/>
          <w14:ligatures w14:val="none"/>
        </w:rPr>
        <w:t>Perplexity</w:t>
      </w:r>
      <w:proofErr w:type="spellEnd"/>
      <w:r>
        <w:rPr>
          <w:rFonts w:ascii="Calibri" w:eastAsia="Times New Roman" w:hAnsi="Calibri" w:cs="Calibri"/>
          <w:color w:val="0070C0"/>
          <w:kern w:val="0"/>
          <w:sz w:val="20"/>
          <w:szCs w:val="20"/>
          <w:lang w:eastAsia="nl-NL"/>
          <w14:ligatures w14:val="none"/>
        </w:rPr>
        <w:t>:</w:t>
      </w:r>
    </w:p>
    <w:p w14:paraId="78F060EB" w14:textId="7427D2E7" w:rsidR="009E3760" w:rsidRPr="009E3760" w:rsidRDefault="009E3760" w:rsidP="00233D3D">
      <w:pPr>
        <w:pStyle w:val="Lijstalinea"/>
        <w:spacing w:after="0" w:line="240" w:lineRule="auto"/>
        <w:ind w:left="1416"/>
        <w:rPr>
          <w:rFonts w:ascii="Calibri" w:eastAsia="Times New Roman" w:hAnsi="Calibri" w:cs="Calibri"/>
          <w:color w:val="0070C0"/>
          <w:kern w:val="0"/>
          <w:sz w:val="20"/>
          <w:szCs w:val="20"/>
          <w:lang w:eastAsia="nl-NL"/>
          <w14:ligatures w14:val="none"/>
        </w:rPr>
      </w:pPr>
      <w:r w:rsidRPr="009E3760">
        <w:rPr>
          <w:rFonts w:ascii="Calibri" w:eastAsia="Times New Roman" w:hAnsi="Calibri" w:cs="Calibri"/>
          <w:color w:val="0070C0"/>
          <w:kern w:val="0"/>
          <w:sz w:val="20"/>
          <w:szCs w:val="20"/>
          <w:lang w:eastAsia="nl-NL"/>
          <w14:ligatures w14:val="none"/>
        </w:rPr>
        <w:t>Bergboerenregeling: Een EU-subsidieregeling voor boeren in gebieden met natuurlijke handicaps (zoals bergachtig terrein, slechte bodemkwaliteit of streng klimaat) die inkomensondersteuning biedt om landbouwactiviteiten en duurzaam landbouwgebruik in deze problematische gebieden te handhaven.</w:t>
      </w:r>
    </w:p>
    <w:p w14:paraId="423A68FE" w14:textId="33FF6871" w:rsidR="009E3760" w:rsidRDefault="009E3760"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9E3760">
        <w:rPr>
          <w:rFonts w:ascii="Calibri" w:eastAsia="Times New Roman" w:hAnsi="Calibri" w:cs="Calibri"/>
          <w:kern w:val="0"/>
          <w:lang w:eastAsia="nl-NL"/>
          <w14:ligatures w14:val="none"/>
        </w:rPr>
        <w:t>Er moet worden uitgelegd hoe grondafwaardering werkt</w:t>
      </w:r>
      <w:r w:rsidR="000C6DC0">
        <w:rPr>
          <w:rFonts w:ascii="Calibri" w:eastAsia="Times New Roman" w:hAnsi="Calibri" w:cs="Calibri"/>
          <w:kern w:val="0"/>
          <w:lang w:eastAsia="nl-NL"/>
          <w14:ligatures w14:val="none"/>
        </w:rPr>
        <w:t>, ook fiscaal en boekhoudkundig</w:t>
      </w:r>
      <w:r w:rsidR="00A20129">
        <w:rPr>
          <w:rFonts w:ascii="Calibri" w:eastAsia="Times New Roman" w:hAnsi="Calibri" w:cs="Calibri"/>
          <w:kern w:val="0"/>
          <w:lang w:eastAsia="nl-NL"/>
          <w14:ligatures w14:val="none"/>
        </w:rPr>
        <w:t xml:space="preserve"> anders blijft het vaag en kan alle kanten op.</w:t>
      </w:r>
    </w:p>
    <w:p w14:paraId="378CF17F" w14:textId="0BDC1E64" w:rsidR="000C6DC0" w:rsidRDefault="000C6DC0"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Daarnaast onduidelijk:</w:t>
      </w:r>
    </w:p>
    <w:p w14:paraId="437E7966" w14:textId="61E1B508" w:rsidR="000C6DC0" w:rsidRDefault="000C6DC0"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Enerzijds wordt gezegd: “</w:t>
      </w:r>
      <w:r w:rsidRPr="000C6DC0">
        <w:rPr>
          <w:rFonts w:ascii="Calibri" w:eastAsia="Times New Roman" w:hAnsi="Calibri" w:cs="Calibri"/>
          <w:kern w:val="0"/>
          <w:lang w:eastAsia="nl-NL"/>
          <w14:ligatures w14:val="none"/>
        </w:rPr>
        <w:t>Hulp bij landafwaardering voorkomt dat familieondernemers gedwongen verkopen aan grote boeren vanuit de kleigebieden</w:t>
      </w:r>
      <w:r>
        <w:rPr>
          <w:rFonts w:ascii="Calibri" w:eastAsia="Times New Roman" w:hAnsi="Calibri" w:cs="Calibri"/>
          <w:kern w:val="0"/>
          <w:lang w:eastAsia="nl-NL"/>
          <w14:ligatures w14:val="none"/>
        </w:rPr>
        <w:t>” en anderzijds: “</w:t>
      </w:r>
      <w:r w:rsidRPr="000C6DC0">
        <w:rPr>
          <w:rFonts w:ascii="Calibri" w:eastAsia="Times New Roman" w:hAnsi="Calibri" w:cs="Calibri"/>
          <w:kern w:val="0"/>
          <w:lang w:eastAsia="nl-NL"/>
          <w14:ligatures w14:val="none"/>
        </w:rPr>
        <w:t>door af te waarderen accepteert de overheid impliciet dat de hectare nooit meer een goed verdienmodel kan opleveren, een bestuurlijke vorm van opgeven</w:t>
      </w:r>
      <w:r>
        <w:rPr>
          <w:rFonts w:ascii="Calibri" w:eastAsia="Times New Roman" w:hAnsi="Calibri" w:cs="Calibri"/>
          <w:kern w:val="0"/>
          <w:lang w:eastAsia="nl-NL"/>
          <w14:ligatures w14:val="none"/>
        </w:rPr>
        <w:t>”. Hier zit een tegenstelling.</w:t>
      </w:r>
    </w:p>
    <w:p w14:paraId="36B25AB7" w14:textId="77777777" w:rsidR="00A20129" w:rsidRPr="00A20129" w:rsidRDefault="00A20129" w:rsidP="00233D3D">
      <w:pPr>
        <w:pStyle w:val="Lijstalinea"/>
        <w:numPr>
          <w:ilvl w:val="0"/>
          <w:numId w:val="3"/>
        </w:numPr>
        <w:spacing w:after="0" w:line="240" w:lineRule="auto"/>
        <w:rPr>
          <w:rFonts w:ascii="Calibri" w:eastAsia="Times New Roman" w:hAnsi="Calibri" w:cs="Calibri"/>
          <w:b/>
          <w:bCs/>
          <w:kern w:val="0"/>
          <w:lang w:eastAsia="nl-NL"/>
          <w14:ligatures w14:val="none"/>
        </w:rPr>
      </w:pPr>
      <w:r w:rsidRPr="00A20129">
        <w:rPr>
          <w:rFonts w:ascii="Calibri" w:eastAsia="Times New Roman" w:hAnsi="Calibri" w:cs="Calibri"/>
          <w:b/>
          <w:bCs/>
          <w:kern w:val="0"/>
          <w:lang w:eastAsia="nl-NL"/>
          <w14:ligatures w14:val="none"/>
        </w:rPr>
        <w:t>Kostenverschuiving per akte</w:t>
      </w:r>
    </w:p>
    <w:p w14:paraId="5D1DDFB2" w14:textId="3C7FEDE6" w:rsidR="00A20129" w:rsidRDefault="00A20129"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w:t>
      </w:r>
      <w:r w:rsidRPr="00A20129">
        <w:rPr>
          <w:rFonts w:ascii="Calibri" w:eastAsia="Times New Roman" w:hAnsi="Calibri" w:cs="Calibri"/>
          <w:kern w:val="0"/>
          <w:lang w:eastAsia="nl-NL"/>
          <w14:ligatures w14:val="none"/>
        </w:rPr>
        <w:t>De kosten verdwijnen niet: ze verschuiven van plek, van type, en van labeling. Het geld dat je als overheid anders besteedt, zou je ook kunnen inzetten om ondernemers een deel van je problemen te laten oplossen. Dat is de kern.</w:t>
      </w:r>
      <w:r>
        <w:rPr>
          <w:rFonts w:ascii="Calibri" w:eastAsia="Times New Roman" w:hAnsi="Calibri" w:cs="Calibri"/>
          <w:kern w:val="0"/>
          <w:lang w:eastAsia="nl-NL"/>
          <w14:ligatures w14:val="none"/>
        </w:rPr>
        <w:t xml:space="preserve">” </w:t>
      </w:r>
      <w:r w:rsidRPr="00A20129">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Het geld dat je als overheid zou besteden aan compensatie, zou je ook </w:t>
      </w:r>
      <w:proofErr w:type="gramStart"/>
      <w:r>
        <w:rPr>
          <w:rFonts w:ascii="Calibri" w:eastAsia="Times New Roman" w:hAnsi="Calibri" w:cs="Calibri"/>
          <w:kern w:val="0"/>
          <w:lang w:eastAsia="nl-NL"/>
          <w14:ligatures w14:val="none"/>
        </w:rPr>
        <w:t>…….</w:t>
      </w:r>
      <w:proofErr w:type="gramEnd"/>
      <w:r>
        <w:rPr>
          <w:rFonts w:ascii="Calibri" w:eastAsia="Times New Roman" w:hAnsi="Calibri" w:cs="Calibri"/>
          <w:kern w:val="0"/>
          <w:lang w:eastAsia="nl-NL"/>
          <w14:ligatures w14:val="none"/>
        </w:rPr>
        <w:t>.</w:t>
      </w:r>
    </w:p>
    <w:p w14:paraId="77CF448C" w14:textId="220DB7AA" w:rsidR="00A20129" w:rsidRDefault="00A20129" w:rsidP="00233D3D">
      <w:pPr>
        <w:pStyle w:val="Lijstalinea"/>
        <w:spacing w:after="0" w:line="240" w:lineRule="auto"/>
        <w:ind w:left="1068"/>
        <w:rPr>
          <w:rFonts w:ascii="Calibri" w:eastAsia="Times New Roman" w:hAnsi="Calibri" w:cs="Calibri"/>
          <w:kern w:val="0"/>
          <w:lang w:eastAsia="nl-NL"/>
          <w14:ligatures w14:val="none"/>
        </w:rPr>
      </w:pPr>
    </w:p>
    <w:p w14:paraId="08A735CB" w14:textId="6388B234" w:rsidR="00A20129" w:rsidRDefault="00A20129"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 xml:space="preserve">In de </w:t>
      </w:r>
      <w:proofErr w:type="spellStart"/>
      <w:r>
        <w:rPr>
          <w:rFonts w:ascii="Calibri" w:eastAsia="Times New Roman" w:hAnsi="Calibri" w:cs="Calibri"/>
          <w:kern w:val="0"/>
          <w:lang w:eastAsia="nl-NL"/>
          <w14:ligatures w14:val="none"/>
        </w:rPr>
        <w:t>infographic</w:t>
      </w:r>
      <w:proofErr w:type="spellEnd"/>
      <w:r>
        <w:rPr>
          <w:rFonts w:ascii="Calibri" w:eastAsia="Times New Roman" w:hAnsi="Calibri" w:cs="Calibri"/>
          <w:kern w:val="0"/>
          <w:lang w:eastAsia="nl-NL"/>
          <w14:ligatures w14:val="none"/>
        </w:rPr>
        <w:t xml:space="preserve"> ook het begrip ‘verborgen kosten’ toelichten</w:t>
      </w:r>
    </w:p>
    <w:p w14:paraId="6253A6E1" w14:textId="54D76F2C" w:rsidR="00A20129" w:rsidRDefault="00A20129" w:rsidP="00233D3D">
      <w:pPr>
        <w:pStyle w:val="Lijstalinea"/>
        <w:spacing w:after="0" w:line="240" w:lineRule="auto"/>
        <w:ind w:left="1068"/>
        <w:rPr>
          <w:rFonts w:ascii="Calibri" w:eastAsia="Times New Roman" w:hAnsi="Calibri" w:cs="Calibri"/>
          <w:color w:val="0070C0"/>
          <w:kern w:val="0"/>
          <w:sz w:val="20"/>
          <w:szCs w:val="20"/>
          <w:lang w:eastAsia="nl-NL"/>
          <w14:ligatures w14:val="none"/>
        </w:rPr>
      </w:pPr>
      <w:proofErr w:type="spellStart"/>
      <w:r w:rsidRPr="00A20129">
        <w:rPr>
          <w:rFonts w:ascii="Calibri" w:eastAsia="Times New Roman" w:hAnsi="Calibri" w:cs="Calibri"/>
          <w:color w:val="0070C0"/>
          <w:kern w:val="0"/>
          <w:sz w:val="20"/>
          <w:szCs w:val="20"/>
          <w:lang w:eastAsia="nl-NL"/>
          <w14:ligatures w14:val="none"/>
        </w:rPr>
        <w:t>Bijv</w:t>
      </w:r>
      <w:proofErr w:type="spellEnd"/>
      <w:r w:rsidRPr="00A20129">
        <w:rPr>
          <w:rFonts w:ascii="Calibri" w:eastAsia="Times New Roman" w:hAnsi="Calibri" w:cs="Calibri"/>
          <w:color w:val="0070C0"/>
          <w:kern w:val="0"/>
          <w:sz w:val="20"/>
          <w:szCs w:val="20"/>
          <w:lang w:eastAsia="nl-NL"/>
          <w14:ligatures w14:val="none"/>
        </w:rPr>
        <w:t xml:space="preserve">: (via AI </w:t>
      </w:r>
      <w:proofErr w:type="spellStart"/>
      <w:r w:rsidRPr="00A20129">
        <w:rPr>
          <w:rFonts w:ascii="Calibri" w:eastAsia="Times New Roman" w:hAnsi="Calibri" w:cs="Calibri"/>
          <w:color w:val="0070C0"/>
          <w:kern w:val="0"/>
          <w:sz w:val="20"/>
          <w:szCs w:val="20"/>
          <w:lang w:eastAsia="nl-NL"/>
          <w14:ligatures w14:val="none"/>
        </w:rPr>
        <w:t>Perplexity</w:t>
      </w:r>
      <w:proofErr w:type="spellEnd"/>
      <w:r w:rsidRPr="00A20129">
        <w:rPr>
          <w:rFonts w:ascii="Calibri" w:eastAsia="Times New Roman" w:hAnsi="Calibri" w:cs="Calibri"/>
          <w:color w:val="0070C0"/>
          <w:kern w:val="0"/>
          <w:sz w:val="20"/>
          <w:szCs w:val="20"/>
          <w:lang w:eastAsia="nl-NL"/>
          <w14:ligatures w14:val="none"/>
        </w:rPr>
        <w:t>)</w:t>
      </w:r>
    </w:p>
    <w:p w14:paraId="7BDADF6F" w14:textId="667F7574" w:rsidR="00A20129" w:rsidRDefault="00A20129" w:rsidP="00233D3D">
      <w:pPr>
        <w:pStyle w:val="Lijstalinea"/>
        <w:spacing w:after="0" w:line="240" w:lineRule="auto"/>
        <w:ind w:left="1068"/>
        <w:rPr>
          <w:rFonts w:ascii="Calibri" w:eastAsia="Times New Roman" w:hAnsi="Calibri" w:cs="Calibri"/>
          <w:color w:val="0070C0"/>
          <w:kern w:val="0"/>
          <w:sz w:val="20"/>
          <w:szCs w:val="20"/>
          <w:lang w:eastAsia="nl-NL"/>
          <w14:ligatures w14:val="none"/>
        </w:rPr>
      </w:pPr>
      <w:r w:rsidRPr="00A20129">
        <w:rPr>
          <w:rFonts w:ascii="Calibri" w:eastAsia="Times New Roman" w:hAnsi="Calibri" w:cs="Calibri"/>
          <w:color w:val="0070C0"/>
          <w:kern w:val="0"/>
          <w:sz w:val="20"/>
          <w:szCs w:val="20"/>
          <w:lang w:eastAsia="nl-NL"/>
          <w14:ligatures w14:val="none"/>
        </w:rPr>
        <w:t>Verborgen kosten in het kader van de landbouw zijn maatschappelijke kosten en schade die door de landbouw worden veroorzaakt, maar niet worden verrekend in de marktprijzen van landbouwproducten. Deze kosten worden in plaats daarvan gedragen door de samenleving en toekomstige generaties.</w:t>
      </w:r>
      <w:r>
        <w:rPr>
          <w:rFonts w:ascii="Calibri" w:eastAsia="Times New Roman" w:hAnsi="Calibri" w:cs="Calibri"/>
          <w:color w:val="0070C0"/>
          <w:kern w:val="0"/>
          <w:sz w:val="20"/>
          <w:szCs w:val="20"/>
          <w:lang w:eastAsia="nl-NL"/>
          <w14:ligatures w14:val="none"/>
        </w:rPr>
        <w:t xml:space="preserve"> Voorbeelden: broeikasgasemissie</w:t>
      </w:r>
      <w:r w:rsidR="004866EB">
        <w:rPr>
          <w:rFonts w:ascii="Calibri" w:eastAsia="Times New Roman" w:hAnsi="Calibri" w:cs="Calibri"/>
          <w:color w:val="0070C0"/>
          <w:kern w:val="0"/>
          <w:sz w:val="20"/>
          <w:szCs w:val="20"/>
          <w:lang w:eastAsia="nl-NL"/>
          <w14:ligatures w14:val="none"/>
        </w:rPr>
        <w:t>/bodemdaling</w:t>
      </w:r>
      <w:r>
        <w:rPr>
          <w:rFonts w:ascii="Calibri" w:eastAsia="Times New Roman" w:hAnsi="Calibri" w:cs="Calibri"/>
          <w:color w:val="0070C0"/>
          <w:kern w:val="0"/>
          <w:sz w:val="20"/>
          <w:szCs w:val="20"/>
          <w:lang w:eastAsia="nl-NL"/>
          <w14:ligatures w14:val="none"/>
        </w:rPr>
        <w:t>, stikstof/biodiversiteitsverlies, waterkwaliteit, volksgezondheid</w:t>
      </w:r>
    </w:p>
    <w:p w14:paraId="086025F2" w14:textId="07A89581" w:rsidR="004866EB" w:rsidRDefault="004866EB" w:rsidP="00233D3D">
      <w:pPr>
        <w:pStyle w:val="Lijstalinea"/>
        <w:numPr>
          <w:ilvl w:val="0"/>
          <w:numId w:val="3"/>
        </w:numPr>
        <w:spacing w:after="0" w:line="240" w:lineRule="auto"/>
        <w:rPr>
          <w:rFonts w:ascii="Calibri" w:eastAsia="Times New Roman" w:hAnsi="Calibri" w:cs="Calibri"/>
          <w:b/>
          <w:bCs/>
          <w:kern w:val="0"/>
          <w:lang w:eastAsia="nl-NL"/>
          <w14:ligatures w14:val="none"/>
        </w:rPr>
      </w:pPr>
      <w:r w:rsidRPr="004866EB">
        <w:rPr>
          <w:rFonts w:ascii="Calibri" w:eastAsia="Times New Roman" w:hAnsi="Calibri" w:cs="Calibri"/>
          <w:b/>
          <w:bCs/>
          <w:kern w:val="0"/>
          <w:lang w:eastAsia="nl-NL"/>
          <w14:ligatures w14:val="none"/>
        </w:rPr>
        <w:t xml:space="preserve">Het boerinkomen </w:t>
      </w:r>
      <w:r w:rsidRPr="004866EB">
        <w:rPr>
          <w:rFonts w:ascii="Calibri" w:eastAsia="Times New Roman" w:hAnsi="Calibri" w:cs="Calibri"/>
          <w:b/>
          <w:bCs/>
          <w:kern w:val="0"/>
          <w:lang w:eastAsia="nl-NL"/>
          <w14:ligatures w14:val="none"/>
        </w:rPr>
        <w:sym w:font="Wingdings" w:char="F0E0"/>
      </w:r>
      <w:r w:rsidRPr="004866EB">
        <w:rPr>
          <w:rFonts w:ascii="Calibri" w:eastAsia="Times New Roman" w:hAnsi="Calibri" w:cs="Calibri"/>
          <w:b/>
          <w:bCs/>
          <w:kern w:val="0"/>
          <w:lang w:eastAsia="nl-NL"/>
          <w14:ligatures w14:val="none"/>
        </w:rPr>
        <w:t xml:space="preserve"> Het boereninkomen</w:t>
      </w:r>
    </w:p>
    <w:p w14:paraId="5DC79D6B" w14:textId="42CC58F5" w:rsidR="004866EB" w:rsidRDefault="004866EB"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4866EB">
        <w:rPr>
          <w:rFonts w:ascii="Calibri" w:eastAsia="Times New Roman" w:hAnsi="Calibri" w:cs="Calibri"/>
          <w:kern w:val="0"/>
          <w:lang w:eastAsia="nl-NL"/>
          <w14:ligatures w14:val="none"/>
        </w:rPr>
        <w:t xml:space="preserve">ANLB </w:t>
      </w:r>
      <w:r w:rsidRPr="004866EB">
        <w:rPr>
          <w:rFonts w:ascii="Calibri" w:eastAsia="Times New Roman" w:hAnsi="Calibri" w:cs="Calibri"/>
          <w:kern w:val="0"/>
          <w:lang w:eastAsia="nl-NL"/>
          <w14:ligatures w14:val="none"/>
        </w:rPr>
        <w:sym w:font="Wingdings" w:char="F0E0"/>
      </w:r>
      <w:r w:rsidRPr="004866EB">
        <w:rPr>
          <w:rFonts w:ascii="Calibri" w:eastAsia="Times New Roman" w:hAnsi="Calibri" w:cs="Calibri"/>
          <w:kern w:val="0"/>
          <w:lang w:eastAsia="nl-NL"/>
          <w14:ligatures w14:val="none"/>
        </w:rPr>
        <w:t xml:space="preserve"> </w:t>
      </w:r>
      <w:proofErr w:type="spellStart"/>
      <w:r w:rsidRPr="004866EB">
        <w:rPr>
          <w:rFonts w:ascii="Calibri" w:eastAsia="Times New Roman" w:hAnsi="Calibri" w:cs="Calibri"/>
          <w:kern w:val="0"/>
          <w:lang w:eastAsia="nl-NL"/>
          <w14:ligatures w14:val="none"/>
        </w:rPr>
        <w:t>ANLb</w:t>
      </w:r>
      <w:proofErr w:type="spellEnd"/>
    </w:p>
    <w:p w14:paraId="5288C227" w14:textId="623D2F63" w:rsidR="004866EB" w:rsidRDefault="004866EB" w:rsidP="00233D3D">
      <w:pPr>
        <w:pStyle w:val="Lijstalinea"/>
        <w:numPr>
          <w:ilvl w:val="0"/>
          <w:numId w:val="3"/>
        </w:numPr>
        <w:spacing w:after="0" w:line="240" w:lineRule="auto"/>
        <w:rPr>
          <w:rFonts w:ascii="Calibri" w:eastAsia="Times New Roman" w:hAnsi="Calibri" w:cs="Calibri"/>
          <w:kern w:val="0"/>
          <w:lang w:eastAsia="nl-NL"/>
          <w14:ligatures w14:val="none"/>
        </w:rPr>
      </w:pPr>
      <w:r w:rsidRPr="004866EB">
        <w:rPr>
          <w:rFonts w:ascii="Calibri" w:eastAsia="Times New Roman" w:hAnsi="Calibri" w:cs="Calibri"/>
          <w:kern w:val="0"/>
          <w:lang w:eastAsia="nl-NL"/>
          <w14:ligatures w14:val="none"/>
        </w:rPr>
        <w:t>Niemand rekent ze bij elkaar op</w:t>
      </w:r>
      <w:r>
        <w:rPr>
          <w:rFonts w:ascii="Calibri" w:eastAsia="Times New Roman" w:hAnsi="Calibri" w:cs="Calibri"/>
          <w:kern w:val="0"/>
          <w:lang w:eastAsia="nl-NL"/>
          <w14:ligatures w14:val="none"/>
        </w:rPr>
        <w:t xml:space="preserve"> </w:t>
      </w:r>
      <w:r w:rsidRPr="004866EB">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Niemand telt ze bij elkaar op</w:t>
      </w:r>
    </w:p>
    <w:p w14:paraId="17E337AD" w14:textId="0AB1CEE5" w:rsidR="00993B33" w:rsidRDefault="00993B33" w:rsidP="00233D3D">
      <w:pPr>
        <w:pStyle w:val="Lijstalinea"/>
        <w:numPr>
          <w:ilvl w:val="0"/>
          <w:numId w:val="3"/>
        </w:numPr>
        <w:spacing w:after="0" w:line="240" w:lineRule="auto"/>
        <w:rPr>
          <w:rFonts w:ascii="Calibri" w:eastAsia="Times New Roman" w:hAnsi="Calibri" w:cs="Calibri"/>
          <w:b/>
          <w:bCs/>
          <w:kern w:val="0"/>
          <w:lang w:eastAsia="nl-NL"/>
          <w14:ligatures w14:val="none"/>
        </w:rPr>
      </w:pPr>
      <w:r w:rsidRPr="00993B33">
        <w:rPr>
          <w:rFonts w:ascii="Calibri" w:eastAsia="Times New Roman" w:hAnsi="Calibri" w:cs="Calibri"/>
          <w:b/>
          <w:bCs/>
          <w:kern w:val="0"/>
          <w:lang w:eastAsia="nl-NL"/>
          <w14:ligatures w14:val="none"/>
        </w:rPr>
        <w:t xml:space="preserve">Niveau 2 – Nieuwe inkomstenbronnen </w:t>
      </w:r>
    </w:p>
    <w:p w14:paraId="542A47C6" w14:textId="01ADA54B" w:rsidR="00993B33" w:rsidRDefault="00993B33"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w:t>
      </w:r>
      <w:r w:rsidRPr="00993B33">
        <w:rPr>
          <w:rFonts w:ascii="Calibri" w:eastAsia="Times New Roman" w:hAnsi="Calibri" w:cs="Calibri"/>
          <w:kern w:val="0"/>
          <w:lang w:eastAsia="nl-NL"/>
          <w14:ligatures w14:val="none"/>
        </w:rPr>
        <w:t>Functionele biodiversiteit op niveau 1 (kruidenrijk grasland, weidevogelbeheer, bloemrijke randen) versterkt de bedrijfsvoering en levert stabielere, kwalitatief betere opbrengst</w:t>
      </w:r>
      <w:r>
        <w:rPr>
          <w:rFonts w:ascii="Calibri" w:eastAsia="Times New Roman" w:hAnsi="Calibri" w:cs="Calibri"/>
          <w:kern w:val="0"/>
          <w:lang w:eastAsia="nl-NL"/>
          <w14:ligatures w14:val="none"/>
        </w:rPr>
        <w:t xml:space="preserve">” </w:t>
      </w:r>
      <w:r w:rsidRPr="00993B33">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Dat kan gelden voor kruidenrijk grasland en bloemrijke randen (vooral van belang voor akkerbouwers), maar of weidevogelbeheer nu een betere opbrengst geeft, dat lijkt me onwaarschijnlijk.</w:t>
      </w:r>
    </w:p>
    <w:p w14:paraId="6D2BAECB" w14:textId="47ECDCC5" w:rsidR="003E6740" w:rsidRDefault="003E6740"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 xml:space="preserve">2 – Markttoegang. LNV </w:t>
      </w:r>
      <w:r w:rsidRPr="003E6740">
        <w:rPr>
          <w:rFonts w:ascii="Calibri" w:eastAsia="Times New Roman" w:hAnsi="Calibri" w:cs="Calibri"/>
          <w:kern w:val="0"/>
          <w:lang w:eastAsia="nl-NL"/>
          <w14:ligatures w14:val="none"/>
        </w:rPr>
        <w:sym w:font="Wingdings" w:char="F0E0"/>
      </w:r>
      <w:r>
        <w:rPr>
          <w:rFonts w:ascii="Calibri" w:eastAsia="Times New Roman" w:hAnsi="Calibri" w:cs="Calibri"/>
          <w:kern w:val="0"/>
          <w:lang w:eastAsia="nl-NL"/>
          <w14:ligatures w14:val="none"/>
        </w:rPr>
        <w:t xml:space="preserve"> LVVN</w:t>
      </w:r>
    </w:p>
    <w:p w14:paraId="45AF69FD" w14:textId="7372CD06" w:rsidR="000660F2" w:rsidRDefault="000660F2" w:rsidP="00233D3D">
      <w:pPr>
        <w:pStyle w:val="Lijstalinea"/>
        <w:numPr>
          <w:ilvl w:val="0"/>
          <w:numId w:val="3"/>
        </w:numPr>
        <w:spacing w:after="0" w:line="240" w:lineRule="auto"/>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I – De rol van het VIC. Dit is geen wervende of sterke afsluiter. Meer een intern stuk ter contemplatie: waartoe zijn wij op aarde.</w:t>
      </w:r>
    </w:p>
    <w:p w14:paraId="58498A0A" w14:textId="5C72D3EA" w:rsidR="000660F2" w:rsidRDefault="000660F2" w:rsidP="00233D3D">
      <w:pPr>
        <w:pStyle w:val="Lijstalinea"/>
        <w:spacing w:after="0" w:line="240" w:lineRule="auto"/>
        <w:ind w:left="1068"/>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Ik zou afsluiten met een kort werkprogramma waarin elementen van het voorgaande terugkomen met een budgetindicatie.</w:t>
      </w:r>
    </w:p>
    <w:p w14:paraId="62767589" w14:textId="77777777" w:rsidR="000660F2" w:rsidRDefault="000660F2" w:rsidP="00233D3D">
      <w:pPr>
        <w:pStyle w:val="Lijstalinea"/>
        <w:spacing w:after="0" w:line="240" w:lineRule="auto"/>
        <w:ind w:left="1068"/>
        <w:rPr>
          <w:rFonts w:ascii="Calibri" w:eastAsia="Times New Roman" w:hAnsi="Calibri" w:cs="Calibri"/>
          <w:kern w:val="0"/>
          <w:lang w:eastAsia="nl-NL"/>
          <w14:ligatures w14:val="none"/>
        </w:rPr>
      </w:pPr>
    </w:p>
    <w:p w14:paraId="7B4672BC" w14:textId="355C8421"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Pr>
          <w:rFonts w:ascii="Calibri" w:eastAsia="Times New Roman" w:hAnsi="Calibri" w:cs="Calibri"/>
          <w:color w:val="0070C0"/>
          <w:kern w:val="0"/>
          <w:lang w:eastAsia="nl-NL"/>
          <w14:ligatures w14:val="none"/>
        </w:rPr>
        <w:t>Samen m</w:t>
      </w:r>
      <w:r w:rsidRPr="000660F2">
        <w:rPr>
          <w:rFonts w:ascii="Calibri" w:eastAsia="Times New Roman" w:hAnsi="Calibri" w:cs="Calibri"/>
          <w:color w:val="0070C0"/>
          <w:kern w:val="0"/>
          <w:lang w:eastAsia="nl-NL"/>
          <w14:ligatures w14:val="none"/>
        </w:rPr>
        <w:t xml:space="preserve">et </w:t>
      </w:r>
      <w:proofErr w:type="spellStart"/>
      <w:r w:rsidRPr="000660F2">
        <w:rPr>
          <w:rFonts w:ascii="Calibri" w:eastAsia="Times New Roman" w:hAnsi="Calibri" w:cs="Calibri"/>
          <w:color w:val="0070C0"/>
          <w:kern w:val="0"/>
          <w:lang w:eastAsia="nl-NL"/>
          <w14:ligatures w14:val="none"/>
        </w:rPr>
        <w:t>ClaudeAI</w:t>
      </w:r>
      <w:proofErr w:type="spellEnd"/>
      <w:r w:rsidRPr="000660F2">
        <w:rPr>
          <w:rFonts w:ascii="Calibri" w:eastAsia="Times New Roman" w:hAnsi="Calibri" w:cs="Calibri"/>
          <w:color w:val="0070C0"/>
          <w:kern w:val="0"/>
          <w:lang w:eastAsia="nl-NL"/>
          <w14:ligatures w14:val="none"/>
        </w:rPr>
        <w:t>:</w:t>
      </w:r>
    </w:p>
    <w:p w14:paraId="138721E9" w14:textId="7B473AB5"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 xml:space="preserve">Werkprogramma Veenweideboeren </w:t>
      </w:r>
    </w:p>
    <w:p w14:paraId="422C9A85"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 xml:space="preserve">€32 </w:t>
      </w:r>
      <w:proofErr w:type="gramStart"/>
      <w:r w:rsidRPr="000660F2">
        <w:rPr>
          <w:rFonts w:ascii="Calibri" w:eastAsia="Times New Roman" w:hAnsi="Calibri" w:cs="Calibri"/>
          <w:b/>
          <w:bCs/>
          <w:color w:val="0070C0"/>
          <w:kern w:val="0"/>
          <w:lang w:eastAsia="nl-NL"/>
          <w14:ligatures w14:val="none"/>
        </w:rPr>
        <w:t>miljoen /</w:t>
      </w:r>
      <w:proofErr w:type="gramEnd"/>
      <w:r w:rsidRPr="000660F2">
        <w:rPr>
          <w:rFonts w:ascii="Calibri" w:eastAsia="Times New Roman" w:hAnsi="Calibri" w:cs="Calibri"/>
          <w:b/>
          <w:bCs/>
          <w:color w:val="0070C0"/>
          <w:kern w:val="0"/>
          <w:lang w:eastAsia="nl-NL"/>
          <w14:ligatures w14:val="none"/>
        </w:rPr>
        <w:t xml:space="preserve"> 8 jaar (2025–2033)</w:t>
      </w:r>
    </w:p>
    <w:p w14:paraId="4430C6F8"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64F62CC8">
          <v:rect id="_x0000_i1025" style="width:0;height:1.5pt" o:hralign="center" o:hrstd="t" o:hr="t" fillcolor="#a0a0a0" stroked="f"/>
        </w:pict>
      </w:r>
    </w:p>
    <w:p w14:paraId="1E4DEC17"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Programmalijn 1 — Bedrijfsmodellen bewijzen</w:t>
      </w:r>
    </w:p>
    <w:p w14:paraId="2E66F996"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Budget: €9 miljoen</w:t>
      </w:r>
    </w:p>
    <w:p w14:paraId="3F81B10E" w14:textId="1F7352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Pilots veenweidebedrijven in transitie</w:t>
      </w:r>
      <w:r w:rsidRPr="000660F2">
        <w:rPr>
          <w:rFonts w:ascii="Calibri" w:eastAsia="Times New Roman" w:hAnsi="Calibri" w:cs="Calibri"/>
          <w:color w:val="0070C0"/>
          <w:kern w:val="0"/>
          <w:lang w:eastAsia="nl-NL"/>
          <w14:ligatures w14:val="none"/>
        </w:rPr>
        <w:t xml:space="preserve"> — </w:t>
      </w:r>
      <w:r w:rsidR="00B96C6A">
        <w:rPr>
          <w:rFonts w:ascii="Calibri" w:eastAsia="Times New Roman" w:hAnsi="Calibri" w:cs="Calibri"/>
          <w:color w:val="0070C0"/>
          <w:kern w:val="0"/>
          <w:lang w:eastAsia="nl-NL"/>
          <w14:ligatures w14:val="none"/>
        </w:rPr>
        <w:t xml:space="preserve">minimaal </w:t>
      </w:r>
      <w:r w:rsidRPr="000660F2">
        <w:rPr>
          <w:rFonts w:ascii="Calibri" w:eastAsia="Times New Roman" w:hAnsi="Calibri" w:cs="Calibri"/>
          <w:color w:val="0070C0"/>
          <w:kern w:val="0"/>
          <w:lang w:eastAsia="nl-NL"/>
          <w14:ligatures w14:val="none"/>
        </w:rPr>
        <w:t xml:space="preserve">€5,5 miljoen </w:t>
      </w:r>
      <w:r w:rsidR="00B96C6A">
        <w:rPr>
          <w:rFonts w:ascii="Calibri" w:eastAsia="Times New Roman" w:hAnsi="Calibri" w:cs="Calibri"/>
          <w:color w:val="0070C0"/>
          <w:kern w:val="0"/>
          <w:lang w:eastAsia="nl-NL"/>
          <w14:ligatures w14:val="none"/>
        </w:rPr>
        <w:t>Bijv. negen</w:t>
      </w:r>
      <w:r w:rsidRPr="000660F2">
        <w:rPr>
          <w:rFonts w:ascii="Calibri" w:eastAsia="Times New Roman" w:hAnsi="Calibri" w:cs="Calibri"/>
          <w:color w:val="0070C0"/>
          <w:kern w:val="0"/>
          <w:lang w:eastAsia="nl-NL"/>
          <w14:ligatures w14:val="none"/>
        </w:rPr>
        <w:t xml:space="preserve"> praktijkbedrijven in drie contexten (polder, stadsrand, natuur) die het nieuwe bedrijfsmodel daadwerkelijk uitvoeren. Per bedrijf een combinatie van maatschappelijke diensten, low-input melkveehouderij en natte teelt. </w:t>
      </w:r>
      <w:r>
        <w:rPr>
          <w:rFonts w:ascii="Calibri" w:eastAsia="Times New Roman" w:hAnsi="Calibri" w:cs="Calibri"/>
          <w:color w:val="0070C0"/>
          <w:kern w:val="0"/>
          <w:lang w:eastAsia="nl-NL"/>
          <w14:ligatures w14:val="none"/>
        </w:rPr>
        <w:t xml:space="preserve">Bijv. kennisinstelling </w:t>
      </w:r>
      <w:r w:rsidRPr="000660F2">
        <w:rPr>
          <w:rFonts w:ascii="Calibri" w:eastAsia="Times New Roman" w:hAnsi="Calibri" w:cs="Calibri"/>
          <w:color w:val="0070C0"/>
          <w:kern w:val="0"/>
          <w:lang w:eastAsia="nl-NL"/>
          <w14:ligatures w14:val="none"/>
        </w:rPr>
        <w:t>LBI</w:t>
      </w:r>
      <w:r>
        <w:rPr>
          <w:rFonts w:ascii="Calibri" w:eastAsia="Times New Roman" w:hAnsi="Calibri" w:cs="Calibri"/>
          <w:color w:val="0070C0"/>
          <w:kern w:val="0"/>
          <w:lang w:eastAsia="nl-NL"/>
          <w14:ligatures w14:val="none"/>
        </w:rPr>
        <w:t>/WUR</w:t>
      </w:r>
      <w:r w:rsidRPr="000660F2">
        <w:rPr>
          <w:rFonts w:ascii="Calibri" w:eastAsia="Times New Roman" w:hAnsi="Calibri" w:cs="Calibri"/>
          <w:color w:val="0070C0"/>
          <w:kern w:val="0"/>
          <w:lang w:eastAsia="nl-NL"/>
          <w14:ligatures w14:val="none"/>
        </w:rPr>
        <w:t xml:space="preserve"> begeleidt, meet en documenteert. Niet één model, maar drie archetypes (verkenner, bouwer, pragmaticus) in de praktijk getest. Inclusief de kwetsbare transitiejaren 1–3 per bedrijf.</w:t>
      </w:r>
    </w:p>
    <w:p w14:paraId="6D723D73"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Business case doorrekening per bedrijfstype</w:t>
      </w:r>
      <w:r w:rsidRPr="000660F2">
        <w:rPr>
          <w:rFonts w:ascii="Calibri" w:eastAsia="Times New Roman" w:hAnsi="Calibri" w:cs="Calibri"/>
          <w:color w:val="0070C0"/>
          <w:kern w:val="0"/>
          <w:lang w:eastAsia="nl-NL"/>
          <w14:ligatures w14:val="none"/>
        </w:rPr>
        <w:t xml:space="preserve"> — €2 miljoen Sluitende kostprijsberekeningen voor elk archetype in elke context. Wat kost de transitie, wat levert de stapeling van inkomstenstromen op, waar zit de marge? Inclusief vergelijking met biologische bedrijven als bestaand referentiekader. Dit is het bewijs dat de overheid en de banken nodig hebben.</w:t>
      </w:r>
    </w:p>
    <w:p w14:paraId="52AC5D09" w14:textId="47F8C76B"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Pr>
          <w:rFonts w:ascii="Calibri" w:eastAsia="Times New Roman" w:hAnsi="Calibri" w:cs="Calibri"/>
          <w:b/>
          <w:bCs/>
          <w:color w:val="0070C0"/>
          <w:kern w:val="0"/>
          <w:lang w:eastAsia="nl-NL"/>
          <w14:ligatures w14:val="none"/>
        </w:rPr>
        <w:t>Aanvullende</w:t>
      </w:r>
      <w:r w:rsidRPr="000660F2">
        <w:rPr>
          <w:rFonts w:ascii="Calibri" w:eastAsia="Times New Roman" w:hAnsi="Calibri" w:cs="Calibri"/>
          <w:b/>
          <w:bCs/>
          <w:color w:val="0070C0"/>
          <w:kern w:val="0"/>
          <w:lang w:eastAsia="nl-NL"/>
          <w14:ligatures w14:val="none"/>
        </w:rPr>
        <w:t xml:space="preserve"> bedrijfscomponent</w:t>
      </w:r>
      <w:r w:rsidRPr="000660F2">
        <w:rPr>
          <w:rFonts w:ascii="Calibri" w:eastAsia="Times New Roman" w:hAnsi="Calibri" w:cs="Calibri"/>
          <w:color w:val="0070C0"/>
          <w:kern w:val="0"/>
          <w:lang w:eastAsia="nl-NL"/>
          <w14:ligatures w14:val="none"/>
        </w:rPr>
        <w:t xml:space="preserve"> — €1,5 miljoen Praktijkonderzoek naar </w:t>
      </w:r>
      <w:r w:rsidR="00B96C6A">
        <w:rPr>
          <w:rFonts w:ascii="Calibri" w:eastAsia="Times New Roman" w:hAnsi="Calibri" w:cs="Calibri"/>
          <w:color w:val="0070C0"/>
          <w:kern w:val="0"/>
          <w:lang w:eastAsia="nl-NL"/>
          <w14:ligatures w14:val="none"/>
        </w:rPr>
        <w:t xml:space="preserve">een aanvullende bedrijfscomponent </w:t>
      </w:r>
      <w:r w:rsidRPr="000660F2">
        <w:rPr>
          <w:rFonts w:ascii="Calibri" w:eastAsia="Times New Roman" w:hAnsi="Calibri" w:cs="Calibri"/>
          <w:color w:val="0070C0"/>
          <w:kern w:val="0"/>
          <w:lang w:eastAsia="nl-NL"/>
          <w14:ligatures w14:val="none"/>
        </w:rPr>
        <w:t xml:space="preserve">als inkomstenstroom op veenweidebedrijven. Wat werkt agronomisch, wat levert het op, welke afzetmarkt is realistisch binnen vijf jaar? </w:t>
      </w:r>
      <w:r w:rsidR="00B96C6A">
        <w:rPr>
          <w:rFonts w:ascii="Calibri" w:eastAsia="Times New Roman" w:hAnsi="Calibri" w:cs="Calibri"/>
          <w:color w:val="0070C0"/>
          <w:kern w:val="0"/>
          <w:lang w:eastAsia="nl-NL"/>
          <w14:ligatures w14:val="none"/>
        </w:rPr>
        <w:t>(Aanvullend op gedaan VIPNL-onderzoek)</w:t>
      </w:r>
    </w:p>
    <w:p w14:paraId="397A10A4"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5320DE01">
          <v:rect id="_x0000_i1026" style="width:0;height:1.5pt" o:hralign="center" o:hrstd="t" o:hr="t" fillcolor="#a0a0a0" stroked="f"/>
        </w:pict>
      </w:r>
    </w:p>
    <w:p w14:paraId="1ADD2C69"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Programmalijn 2 — Meetmethodieken en monitoring</w:t>
      </w:r>
    </w:p>
    <w:p w14:paraId="31FD80E7"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Budget: €7 miljoen</w:t>
      </w:r>
    </w:p>
    <w:p w14:paraId="6546DFB4" w14:textId="02D3FDFA"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Koolstofmeting op veengrond</w:t>
      </w:r>
      <w:r w:rsidRPr="000660F2">
        <w:rPr>
          <w:rFonts w:ascii="Calibri" w:eastAsia="Times New Roman" w:hAnsi="Calibri" w:cs="Calibri"/>
          <w:color w:val="0070C0"/>
          <w:kern w:val="0"/>
          <w:lang w:eastAsia="nl-NL"/>
          <w14:ligatures w14:val="none"/>
        </w:rPr>
        <w:t xml:space="preserve"> — €2,5 miljoen </w:t>
      </w:r>
      <w:r w:rsidR="00B96C6A">
        <w:rPr>
          <w:rFonts w:ascii="Calibri" w:eastAsia="Times New Roman" w:hAnsi="Calibri" w:cs="Calibri"/>
          <w:color w:val="0070C0"/>
          <w:kern w:val="0"/>
          <w:lang w:eastAsia="nl-NL"/>
          <w14:ligatures w14:val="none"/>
        </w:rPr>
        <w:t>voor verdere o</w:t>
      </w:r>
      <w:r w:rsidRPr="000660F2">
        <w:rPr>
          <w:rFonts w:ascii="Calibri" w:eastAsia="Times New Roman" w:hAnsi="Calibri" w:cs="Calibri"/>
          <w:color w:val="0070C0"/>
          <w:kern w:val="0"/>
          <w:lang w:eastAsia="nl-NL"/>
          <w14:ligatures w14:val="none"/>
        </w:rPr>
        <w:t xml:space="preserve">ntwikkeling en validatie van meetprotocollen voor koolstofopslag en veenoxidatiereductie op bedrijfs- en </w:t>
      </w:r>
      <w:proofErr w:type="spellStart"/>
      <w:r w:rsidRPr="000660F2">
        <w:rPr>
          <w:rFonts w:ascii="Calibri" w:eastAsia="Times New Roman" w:hAnsi="Calibri" w:cs="Calibri"/>
          <w:color w:val="0070C0"/>
          <w:kern w:val="0"/>
          <w:lang w:eastAsia="nl-NL"/>
          <w14:ligatures w14:val="none"/>
        </w:rPr>
        <w:t>perceelsniveau</w:t>
      </w:r>
      <w:proofErr w:type="spellEnd"/>
      <w:r w:rsidRPr="000660F2">
        <w:rPr>
          <w:rFonts w:ascii="Calibri" w:eastAsia="Times New Roman" w:hAnsi="Calibri" w:cs="Calibri"/>
          <w:color w:val="0070C0"/>
          <w:kern w:val="0"/>
          <w:lang w:eastAsia="nl-NL"/>
          <w14:ligatures w14:val="none"/>
        </w:rPr>
        <w:t xml:space="preserve">. Aansluiting op het EU Carbon </w:t>
      </w:r>
      <w:proofErr w:type="spellStart"/>
      <w:r w:rsidRPr="000660F2">
        <w:rPr>
          <w:rFonts w:ascii="Calibri" w:eastAsia="Times New Roman" w:hAnsi="Calibri" w:cs="Calibri"/>
          <w:color w:val="0070C0"/>
          <w:kern w:val="0"/>
          <w:lang w:eastAsia="nl-NL"/>
          <w14:ligatures w14:val="none"/>
        </w:rPr>
        <w:t>Removal</w:t>
      </w:r>
      <w:proofErr w:type="spellEnd"/>
      <w:r w:rsidRPr="000660F2">
        <w:rPr>
          <w:rFonts w:ascii="Calibri" w:eastAsia="Times New Roman" w:hAnsi="Calibri" w:cs="Calibri"/>
          <w:color w:val="0070C0"/>
          <w:kern w:val="0"/>
          <w:lang w:eastAsia="nl-NL"/>
          <w14:ligatures w14:val="none"/>
        </w:rPr>
        <w:t xml:space="preserve"> </w:t>
      </w:r>
      <w:proofErr w:type="spellStart"/>
      <w:r w:rsidRPr="000660F2">
        <w:rPr>
          <w:rFonts w:ascii="Calibri" w:eastAsia="Times New Roman" w:hAnsi="Calibri" w:cs="Calibri"/>
          <w:color w:val="0070C0"/>
          <w:kern w:val="0"/>
          <w:lang w:eastAsia="nl-NL"/>
          <w14:ligatures w14:val="none"/>
        </w:rPr>
        <w:t>Certification</w:t>
      </w:r>
      <w:proofErr w:type="spellEnd"/>
      <w:r w:rsidRPr="000660F2">
        <w:rPr>
          <w:rFonts w:ascii="Calibri" w:eastAsia="Times New Roman" w:hAnsi="Calibri" w:cs="Calibri"/>
          <w:color w:val="0070C0"/>
          <w:kern w:val="0"/>
          <w:lang w:eastAsia="nl-NL"/>
          <w14:ligatures w14:val="none"/>
        </w:rPr>
        <w:t xml:space="preserve"> Framework (CRCF, methodologie verwacht zomer 2026). Zonder gevalideerde meetmethode geen werkende koolstofmarkt, en geen </w:t>
      </w:r>
      <w:proofErr w:type="spellStart"/>
      <w:r w:rsidRPr="000660F2">
        <w:rPr>
          <w:rFonts w:ascii="Calibri" w:eastAsia="Times New Roman" w:hAnsi="Calibri" w:cs="Calibri"/>
          <w:color w:val="0070C0"/>
          <w:kern w:val="0"/>
          <w:lang w:eastAsia="nl-NL"/>
          <w14:ligatures w14:val="none"/>
        </w:rPr>
        <w:t>afrekenbaar</w:t>
      </w:r>
      <w:proofErr w:type="spellEnd"/>
      <w:r w:rsidRPr="000660F2">
        <w:rPr>
          <w:rFonts w:ascii="Calibri" w:eastAsia="Times New Roman" w:hAnsi="Calibri" w:cs="Calibri"/>
          <w:color w:val="0070C0"/>
          <w:kern w:val="0"/>
          <w:lang w:eastAsia="nl-NL"/>
          <w14:ligatures w14:val="none"/>
        </w:rPr>
        <w:t xml:space="preserve"> prestatiecontract voor de boer.</w:t>
      </w:r>
    </w:p>
    <w:p w14:paraId="6B00E8A9"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 xml:space="preserve">Biodiversiteitsmonitoring op </w:t>
      </w:r>
      <w:proofErr w:type="spellStart"/>
      <w:r w:rsidRPr="000660F2">
        <w:rPr>
          <w:rFonts w:ascii="Calibri" w:eastAsia="Times New Roman" w:hAnsi="Calibri" w:cs="Calibri"/>
          <w:b/>
          <w:bCs/>
          <w:color w:val="0070C0"/>
          <w:kern w:val="0"/>
          <w:lang w:eastAsia="nl-NL"/>
          <w14:ligatures w14:val="none"/>
        </w:rPr>
        <w:t>perceelsniveau</w:t>
      </w:r>
      <w:proofErr w:type="spellEnd"/>
      <w:r w:rsidRPr="000660F2">
        <w:rPr>
          <w:rFonts w:ascii="Calibri" w:eastAsia="Times New Roman" w:hAnsi="Calibri" w:cs="Calibri"/>
          <w:color w:val="0070C0"/>
          <w:kern w:val="0"/>
          <w:lang w:eastAsia="nl-NL"/>
          <w14:ligatures w14:val="none"/>
        </w:rPr>
        <w:t xml:space="preserve"> — €2 miljoen Praktische, betaalbare indicatoren voor functionele biodiversiteit die een gewone boer of collectief zelf kan toepassen. Weidevogels, bodemleven, slootkantvegetatie, insecten. Aansluiting op de Biodiversiteitsmonitor Melkveehouderij én op de Europese biodiversiteitscreditontwikkeling.</w:t>
      </w:r>
    </w:p>
    <w:p w14:paraId="1CEA874B"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Waterkwaliteitsmonitoring als bedrijfsinstrument</w:t>
      </w:r>
      <w:r w:rsidRPr="000660F2">
        <w:rPr>
          <w:rFonts w:ascii="Calibri" w:eastAsia="Times New Roman" w:hAnsi="Calibri" w:cs="Calibri"/>
          <w:color w:val="0070C0"/>
          <w:kern w:val="0"/>
          <w:lang w:eastAsia="nl-NL"/>
          <w14:ligatures w14:val="none"/>
        </w:rPr>
        <w:t xml:space="preserve"> — €1,5 miljoen Eenvoudige meetsystemen voor slootwaterkwaliteit die aansluiten op KRW-doelen en </w:t>
      </w:r>
      <w:proofErr w:type="spellStart"/>
      <w:r w:rsidRPr="000660F2">
        <w:rPr>
          <w:rFonts w:ascii="Calibri" w:eastAsia="Times New Roman" w:hAnsi="Calibri" w:cs="Calibri"/>
          <w:color w:val="0070C0"/>
          <w:kern w:val="0"/>
          <w:lang w:eastAsia="nl-NL"/>
          <w14:ligatures w14:val="none"/>
        </w:rPr>
        <w:t>afrekenbaar</w:t>
      </w:r>
      <w:proofErr w:type="spellEnd"/>
      <w:r w:rsidRPr="000660F2">
        <w:rPr>
          <w:rFonts w:ascii="Calibri" w:eastAsia="Times New Roman" w:hAnsi="Calibri" w:cs="Calibri"/>
          <w:color w:val="0070C0"/>
          <w:kern w:val="0"/>
          <w:lang w:eastAsia="nl-NL"/>
          <w14:ligatures w14:val="none"/>
        </w:rPr>
        <w:t xml:space="preserve"> zijn in prestatiecontracten. Inclusief de vraag hoe helofytenfilters en ecologisch slootbeheer meetbaar bijdragen.</w:t>
      </w:r>
    </w:p>
    <w:p w14:paraId="6C55114C"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Integrale monitoringssystematiek</w:t>
      </w:r>
      <w:r w:rsidRPr="000660F2">
        <w:rPr>
          <w:rFonts w:ascii="Calibri" w:eastAsia="Times New Roman" w:hAnsi="Calibri" w:cs="Calibri"/>
          <w:color w:val="0070C0"/>
          <w:kern w:val="0"/>
          <w:lang w:eastAsia="nl-NL"/>
          <w14:ligatures w14:val="none"/>
        </w:rPr>
        <w:t xml:space="preserve"> — €1 miljoen Synthese van de drie bovenstaande meetlijnen tot één bedrijfsmonitor: een dashboard waarmee een veenweideboer in één oogopslag zijn prestaties op alle zeven opgaven ziet, en waarmee collectieven op polderniveau kunnen aggregeren. Basis voor gebiedscontracten en voor beleidsevaluatie.</w:t>
      </w:r>
    </w:p>
    <w:p w14:paraId="168594A3"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2EF1B50A">
          <v:rect id="_x0000_i1027" style="width:0;height:1.5pt" o:hralign="center" o:hrstd="t" o:hr="t" fillcolor="#a0a0a0" stroked="f"/>
        </w:pict>
      </w:r>
    </w:p>
    <w:p w14:paraId="1DA3E6CA"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lastRenderedPageBreak/>
        <w:t>Programmalijn 3 — Bodem, water en laag-input bedrijfsvoering</w:t>
      </w:r>
    </w:p>
    <w:p w14:paraId="33D9A85A"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Budget: €6 miljoen</w:t>
      </w:r>
    </w:p>
    <w:p w14:paraId="401C5DC9"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Bodemleven en veendegradatie remmen</w:t>
      </w:r>
      <w:r w:rsidRPr="000660F2">
        <w:rPr>
          <w:rFonts w:ascii="Calibri" w:eastAsia="Times New Roman" w:hAnsi="Calibri" w:cs="Calibri"/>
          <w:color w:val="0070C0"/>
          <w:kern w:val="0"/>
          <w:lang w:eastAsia="nl-NL"/>
          <w14:ligatures w14:val="none"/>
        </w:rPr>
        <w:t xml:space="preserve"> — €2,5 miljoen Praktijkonderzoek naar de relatie tussen bedrijfsvoering (</w:t>
      </w:r>
      <w:proofErr w:type="spellStart"/>
      <w:r w:rsidRPr="000660F2">
        <w:rPr>
          <w:rFonts w:ascii="Calibri" w:eastAsia="Times New Roman" w:hAnsi="Calibri" w:cs="Calibri"/>
          <w:color w:val="0070C0"/>
          <w:kern w:val="0"/>
          <w:lang w:eastAsia="nl-NL"/>
          <w14:ligatures w14:val="none"/>
        </w:rPr>
        <w:t>veedichtheid</w:t>
      </w:r>
      <w:proofErr w:type="spellEnd"/>
      <w:r w:rsidRPr="000660F2">
        <w:rPr>
          <w:rFonts w:ascii="Calibri" w:eastAsia="Times New Roman" w:hAnsi="Calibri" w:cs="Calibri"/>
          <w:color w:val="0070C0"/>
          <w:kern w:val="0"/>
          <w:lang w:eastAsia="nl-NL"/>
          <w14:ligatures w14:val="none"/>
        </w:rPr>
        <w:t xml:space="preserve">, bemesting, beweidingssysteem, machinedruk) en veenoxidatie op </w:t>
      </w:r>
      <w:proofErr w:type="spellStart"/>
      <w:r w:rsidRPr="000660F2">
        <w:rPr>
          <w:rFonts w:ascii="Calibri" w:eastAsia="Times New Roman" w:hAnsi="Calibri" w:cs="Calibri"/>
          <w:color w:val="0070C0"/>
          <w:kern w:val="0"/>
          <w:lang w:eastAsia="nl-NL"/>
          <w14:ligatures w14:val="none"/>
        </w:rPr>
        <w:t>perceelsniveau</w:t>
      </w:r>
      <w:proofErr w:type="spellEnd"/>
      <w:r w:rsidRPr="000660F2">
        <w:rPr>
          <w:rFonts w:ascii="Calibri" w:eastAsia="Times New Roman" w:hAnsi="Calibri" w:cs="Calibri"/>
          <w:color w:val="0070C0"/>
          <w:kern w:val="0"/>
          <w:lang w:eastAsia="nl-NL"/>
          <w14:ligatures w14:val="none"/>
        </w:rPr>
        <w:t xml:space="preserve">. Wat doet kruidenrijk grasland met de veenbodem? Wat is het effect van licht materieel? Hoe beïnvloedt het bodemleven de snelheid van veenafbraak? Kennisbasis voor de </w:t>
      </w:r>
      <w:proofErr w:type="spellStart"/>
      <w:r w:rsidRPr="000660F2">
        <w:rPr>
          <w:rFonts w:ascii="Calibri" w:eastAsia="Times New Roman" w:hAnsi="Calibri" w:cs="Calibri"/>
          <w:color w:val="0070C0"/>
          <w:kern w:val="0"/>
          <w:lang w:eastAsia="nl-NL"/>
          <w14:ligatures w14:val="none"/>
        </w:rPr>
        <w:t>toolbox</w:t>
      </w:r>
      <w:proofErr w:type="spellEnd"/>
      <w:r w:rsidRPr="000660F2">
        <w:rPr>
          <w:rFonts w:ascii="Calibri" w:eastAsia="Times New Roman" w:hAnsi="Calibri" w:cs="Calibri"/>
          <w:color w:val="0070C0"/>
          <w:kern w:val="0"/>
          <w:lang w:eastAsia="nl-NL"/>
          <w14:ligatures w14:val="none"/>
        </w:rPr>
        <w:t xml:space="preserve"> niveau 1.</w:t>
      </w:r>
    </w:p>
    <w:p w14:paraId="1B46C0BD" w14:textId="4B0EC28F"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Waterinfiltratiesystemen in de praktijk</w:t>
      </w:r>
      <w:r w:rsidRPr="000660F2">
        <w:rPr>
          <w:rFonts w:ascii="Calibri" w:eastAsia="Times New Roman" w:hAnsi="Calibri" w:cs="Calibri"/>
          <w:color w:val="0070C0"/>
          <w:kern w:val="0"/>
          <w:lang w:eastAsia="nl-NL"/>
          <w14:ligatures w14:val="none"/>
        </w:rPr>
        <w:t xml:space="preserve"> — €1,5 miljoen Het document stelt dat WIS (waterinfiltratiesysteem) de kritische </w:t>
      </w:r>
      <w:proofErr w:type="spellStart"/>
      <w:r w:rsidRPr="000660F2">
        <w:rPr>
          <w:rFonts w:ascii="Calibri" w:eastAsia="Times New Roman" w:hAnsi="Calibri" w:cs="Calibri"/>
          <w:color w:val="0070C0"/>
          <w:kern w:val="0"/>
          <w:lang w:eastAsia="nl-NL"/>
          <w14:ligatures w14:val="none"/>
        </w:rPr>
        <w:t>enabler</w:t>
      </w:r>
      <w:proofErr w:type="spellEnd"/>
      <w:r w:rsidRPr="000660F2">
        <w:rPr>
          <w:rFonts w:ascii="Calibri" w:eastAsia="Times New Roman" w:hAnsi="Calibri" w:cs="Calibri"/>
          <w:color w:val="0070C0"/>
          <w:kern w:val="0"/>
          <w:lang w:eastAsia="nl-NL"/>
          <w14:ligatures w14:val="none"/>
        </w:rPr>
        <w:t xml:space="preserve"> is voor peilbeleid. </w:t>
      </w:r>
      <w:r w:rsidR="00B96C6A">
        <w:rPr>
          <w:rFonts w:ascii="Calibri" w:eastAsia="Times New Roman" w:hAnsi="Calibri" w:cs="Calibri"/>
          <w:color w:val="0070C0"/>
          <w:kern w:val="0"/>
          <w:lang w:eastAsia="nl-NL"/>
          <w14:ligatures w14:val="none"/>
        </w:rPr>
        <w:t>Onderzoek -vervolg/aanvulling WIS VIPNL,</w:t>
      </w:r>
      <w:r w:rsidRPr="000660F2">
        <w:rPr>
          <w:rFonts w:ascii="Calibri" w:eastAsia="Times New Roman" w:hAnsi="Calibri" w:cs="Calibri"/>
          <w:color w:val="0070C0"/>
          <w:kern w:val="0"/>
          <w:lang w:eastAsia="nl-NL"/>
          <w14:ligatures w14:val="none"/>
        </w:rPr>
        <w:t xml:space="preserve"> welke varianten werken op welke veentypen, wat de agronomische effecten zijn voor de boer, en hoe de kosten zich verhouden tot de opbrengst in maatschappelijke diensten. Inclusief greppelinfiltratie en dynamisch peilbeheer.</w:t>
      </w:r>
    </w:p>
    <w:p w14:paraId="045CC88A"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Low-input melkveehouderij op nat veen</w:t>
      </w:r>
      <w:r w:rsidRPr="000660F2">
        <w:rPr>
          <w:rFonts w:ascii="Calibri" w:eastAsia="Times New Roman" w:hAnsi="Calibri" w:cs="Calibri"/>
          <w:color w:val="0070C0"/>
          <w:kern w:val="0"/>
          <w:lang w:eastAsia="nl-NL"/>
          <w14:ligatures w14:val="none"/>
        </w:rPr>
        <w:t xml:space="preserve"> — €2 miljoen Rantsoenoptimalisatie, koe-kalf-kudde, veenweidegeschikt ras, dynamisch weiden — LBI heeft hier al een kennisbasis vanuit biologische landbouw. Vertaling naar de specifieke condities van nat veen: wat werkt, wat zijn de kosten per liter, hoe verhoudt de melkkwaliteit zich tot een veenweidepremium?</w:t>
      </w:r>
    </w:p>
    <w:p w14:paraId="7685FA3F"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09BB10F6">
          <v:rect id="_x0000_i1028" style="width:0;height:1.5pt" o:hralign="center" o:hrstd="t" o:hr="t" fillcolor="#a0a0a0" stroked="f"/>
        </w:pict>
      </w:r>
    </w:p>
    <w:p w14:paraId="0CDE31DC"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Programmalijn 4 — Prestatiecontracten en juridische voorwaardelijkheden</w:t>
      </w:r>
    </w:p>
    <w:p w14:paraId="432B78D9"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Budget: €4 miljoen</w:t>
      </w:r>
    </w:p>
    <w:p w14:paraId="75C7F1F3"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Ontwerp van prestatiecontracten</w:t>
      </w:r>
      <w:r w:rsidRPr="000660F2">
        <w:rPr>
          <w:rFonts w:ascii="Calibri" w:eastAsia="Times New Roman" w:hAnsi="Calibri" w:cs="Calibri"/>
          <w:color w:val="0070C0"/>
          <w:kern w:val="0"/>
          <w:lang w:eastAsia="nl-NL"/>
          <w14:ligatures w14:val="none"/>
        </w:rPr>
        <w:t xml:space="preserve"> — €1,5 miljoen Samen met juristen, waterschappen en overheden uitwerken hoe een langjarig prestatiecontract (10–20 jaar) voor maatschappelijke diensten er juridisch en financieel uitziet. Wat zijn de uitkomstbestekaanwijzingen? Hoe voorkom je kapitalisatie in de grondprijs? Hoe werkt de </w:t>
      </w:r>
      <w:proofErr w:type="spellStart"/>
      <w:r w:rsidRPr="000660F2">
        <w:rPr>
          <w:rFonts w:ascii="Calibri" w:eastAsia="Times New Roman" w:hAnsi="Calibri" w:cs="Calibri"/>
          <w:color w:val="0070C0"/>
          <w:kern w:val="0"/>
          <w:lang w:eastAsia="nl-NL"/>
          <w14:ligatures w14:val="none"/>
        </w:rPr>
        <w:t>drieLagenstructuur</w:t>
      </w:r>
      <w:proofErr w:type="spellEnd"/>
      <w:r w:rsidRPr="000660F2">
        <w:rPr>
          <w:rFonts w:ascii="Calibri" w:eastAsia="Times New Roman" w:hAnsi="Calibri" w:cs="Calibri"/>
          <w:color w:val="0070C0"/>
          <w:kern w:val="0"/>
          <w:lang w:eastAsia="nl-NL"/>
          <w14:ligatures w14:val="none"/>
        </w:rPr>
        <w:t xml:space="preserve"> (systeemvergoeding, prestatievergoeding, collectieve gebiedsvergoeding) in de praktijk? Inclusief toetsing aan staatssteun- en aanbestedingsregels.</w:t>
      </w:r>
    </w:p>
    <w:p w14:paraId="1299DE4F"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Veenweidecategorie in het omgevingsplan</w:t>
      </w:r>
      <w:r w:rsidRPr="000660F2">
        <w:rPr>
          <w:rFonts w:ascii="Calibri" w:eastAsia="Times New Roman" w:hAnsi="Calibri" w:cs="Calibri"/>
          <w:color w:val="0070C0"/>
          <w:kern w:val="0"/>
          <w:lang w:eastAsia="nl-NL"/>
          <w14:ligatures w14:val="none"/>
        </w:rPr>
        <w:t xml:space="preserve"> — €1 miljoen Juridisch en planologisch onderzoek naar de vormgeving van een aparte functiecategorie voor veenweidebedrijven. Wat moet er staan om natte teelt, </w:t>
      </w:r>
      <w:proofErr w:type="spellStart"/>
      <w:r w:rsidRPr="000660F2">
        <w:rPr>
          <w:rFonts w:ascii="Calibri" w:eastAsia="Times New Roman" w:hAnsi="Calibri" w:cs="Calibri"/>
          <w:color w:val="0070C0"/>
          <w:kern w:val="0"/>
          <w:lang w:eastAsia="nl-NL"/>
          <w14:ligatures w14:val="none"/>
        </w:rPr>
        <w:t>paludicultuur</w:t>
      </w:r>
      <w:proofErr w:type="spellEnd"/>
      <w:r w:rsidRPr="000660F2">
        <w:rPr>
          <w:rFonts w:ascii="Calibri" w:eastAsia="Times New Roman" w:hAnsi="Calibri" w:cs="Calibri"/>
          <w:color w:val="0070C0"/>
          <w:kern w:val="0"/>
          <w:lang w:eastAsia="nl-NL"/>
          <w14:ligatures w14:val="none"/>
        </w:rPr>
        <w:t>, wateropslag en wonen bij de boer juridisch mogelijk te maken? Pilotgemeenten en pilotprovincies als testomgeving.</w:t>
      </w:r>
    </w:p>
    <w:p w14:paraId="33F226E3"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Grondbeleid en pachtstructuren</w:t>
      </w:r>
      <w:r w:rsidRPr="000660F2">
        <w:rPr>
          <w:rFonts w:ascii="Calibri" w:eastAsia="Times New Roman" w:hAnsi="Calibri" w:cs="Calibri"/>
          <w:color w:val="0070C0"/>
          <w:kern w:val="0"/>
          <w:lang w:eastAsia="nl-NL"/>
          <w14:ligatures w14:val="none"/>
        </w:rPr>
        <w:t xml:space="preserve"> — €1 miljoen Onderzoek naar </w:t>
      </w:r>
      <w:proofErr w:type="spellStart"/>
      <w:r w:rsidRPr="000660F2">
        <w:rPr>
          <w:rFonts w:ascii="Calibri" w:eastAsia="Times New Roman" w:hAnsi="Calibri" w:cs="Calibri"/>
          <w:color w:val="0070C0"/>
          <w:kern w:val="0"/>
          <w:lang w:eastAsia="nl-NL"/>
          <w14:ligatures w14:val="none"/>
        </w:rPr>
        <w:t>doelgebonden</w:t>
      </w:r>
      <w:proofErr w:type="spellEnd"/>
      <w:r w:rsidRPr="000660F2">
        <w:rPr>
          <w:rFonts w:ascii="Calibri" w:eastAsia="Times New Roman" w:hAnsi="Calibri" w:cs="Calibri"/>
          <w:color w:val="0070C0"/>
          <w:kern w:val="0"/>
          <w:lang w:eastAsia="nl-NL"/>
          <w14:ligatures w14:val="none"/>
        </w:rPr>
        <w:t xml:space="preserve"> pachtvormen die voorkomen dat publieke betalingen weglekken in de grondprijs. Hoe werkt een veenweidegrondbank in de praktijk? Welke pachtplafondmechanismen zijn effectief? Internationale vergelijking met bergboerenregelingen in Oostenrijk en Noord-Italië.</w:t>
      </w:r>
    </w:p>
    <w:p w14:paraId="6BCA900E"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Risico's en anti-kapingsontwerp</w:t>
      </w:r>
      <w:r w:rsidRPr="000660F2">
        <w:rPr>
          <w:rFonts w:ascii="Calibri" w:eastAsia="Times New Roman" w:hAnsi="Calibri" w:cs="Calibri"/>
          <w:color w:val="0070C0"/>
          <w:kern w:val="0"/>
          <w:lang w:eastAsia="nl-NL"/>
          <w14:ligatures w14:val="none"/>
        </w:rPr>
        <w:t xml:space="preserve"> — €0,5 miljoen Gericht onderzoek naar de negen risico's die het document benoemt: schijntransitie, selectie op grote bedrijven, beleidsversnippering, tijdsonzekerheid. Per risico een concrete ontwerpoplossing die in het instrumentarium wordt ingebouwd.</w:t>
      </w:r>
    </w:p>
    <w:p w14:paraId="55054EC3"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6886560D">
          <v:rect id="_x0000_i1029" style="width:0;height:1.5pt" o:hralign="center" o:hrstd="t" o:hr="t" fillcolor="#a0a0a0" stroked="f"/>
        </w:pict>
      </w:r>
    </w:p>
    <w:p w14:paraId="47AB7B69"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Programmalijn 5 — Kennisoverdracht en beweging</w:t>
      </w:r>
    </w:p>
    <w:p w14:paraId="18AA4C8E"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Budget: €4 miljoen</w:t>
      </w:r>
    </w:p>
    <w:p w14:paraId="58479C28" w14:textId="7B11979E"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Boer-naar-boer leernetwerken</w:t>
      </w:r>
      <w:r w:rsidRPr="000660F2">
        <w:rPr>
          <w:rFonts w:ascii="Calibri" w:eastAsia="Times New Roman" w:hAnsi="Calibri" w:cs="Calibri"/>
          <w:color w:val="0070C0"/>
          <w:kern w:val="0"/>
          <w:lang w:eastAsia="nl-NL"/>
          <w14:ligatures w14:val="none"/>
        </w:rPr>
        <w:t xml:space="preserve"> — €1,5 miljoen Studiegroepen en leernetwerken op polderniveau, waarbij pionierende veenweideboeren hun ervaringen </w:t>
      </w:r>
      <w:r w:rsidRPr="000660F2">
        <w:rPr>
          <w:rFonts w:ascii="Calibri" w:eastAsia="Times New Roman" w:hAnsi="Calibri" w:cs="Calibri"/>
          <w:color w:val="0070C0"/>
          <w:kern w:val="0"/>
          <w:lang w:eastAsia="nl-NL"/>
          <w14:ligatures w14:val="none"/>
        </w:rPr>
        <w:lastRenderedPageBreak/>
        <w:t xml:space="preserve">overdragen aan de volgende groep. </w:t>
      </w:r>
      <w:r w:rsidR="00B96C6A">
        <w:rPr>
          <w:rFonts w:ascii="Calibri" w:eastAsia="Times New Roman" w:hAnsi="Calibri" w:cs="Calibri"/>
          <w:color w:val="0070C0"/>
          <w:kern w:val="0"/>
          <w:lang w:eastAsia="nl-NL"/>
          <w14:ligatures w14:val="none"/>
        </w:rPr>
        <w:t>Kennisinstelling</w:t>
      </w:r>
      <w:r w:rsidRPr="000660F2">
        <w:rPr>
          <w:rFonts w:ascii="Calibri" w:eastAsia="Times New Roman" w:hAnsi="Calibri" w:cs="Calibri"/>
          <w:color w:val="0070C0"/>
          <w:kern w:val="0"/>
          <w:lang w:eastAsia="nl-NL"/>
          <w14:ligatures w14:val="none"/>
        </w:rPr>
        <w:t xml:space="preserve"> als facilitator en </w:t>
      </w:r>
      <w:proofErr w:type="spellStart"/>
      <w:r w:rsidRPr="000660F2">
        <w:rPr>
          <w:rFonts w:ascii="Calibri" w:eastAsia="Times New Roman" w:hAnsi="Calibri" w:cs="Calibri"/>
          <w:color w:val="0070C0"/>
          <w:kern w:val="0"/>
          <w:lang w:eastAsia="nl-NL"/>
          <w14:ligatures w14:val="none"/>
        </w:rPr>
        <w:t>documenteur</w:t>
      </w:r>
      <w:proofErr w:type="spellEnd"/>
      <w:r w:rsidRPr="000660F2">
        <w:rPr>
          <w:rFonts w:ascii="Calibri" w:eastAsia="Times New Roman" w:hAnsi="Calibri" w:cs="Calibri"/>
          <w:color w:val="0070C0"/>
          <w:kern w:val="0"/>
          <w:lang w:eastAsia="nl-NL"/>
          <w14:ligatures w14:val="none"/>
        </w:rPr>
        <w:t xml:space="preserve">, niet als docent. Aansluiting op bestaande collectieven en </w:t>
      </w:r>
      <w:proofErr w:type="spellStart"/>
      <w:r w:rsidRPr="000660F2">
        <w:rPr>
          <w:rFonts w:ascii="Calibri" w:eastAsia="Times New Roman" w:hAnsi="Calibri" w:cs="Calibri"/>
          <w:color w:val="0070C0"/>
          <w:kern w:val="0"/>
          <w:lang w:eastAsia="nl-NL"/>
          <w14:ligatures w14:val="none"/>
        </w:rPr>
        <w:t>ANLb</w:t>
      </w:r>
      <w:proofErr w:type="spellEnd"/>
      <w:r w:rsidRPr="000660F2">
        <w:rPr>
          <w:rFonts w:ascii="Calibri" w:eastAsia="Times New Roman" w:hAnsi="Calibri" w:cs="Calibri"/>
          <w:color w:val="0070C0"/>
          <w:kern w:val="0"/>
          <w:lang w:eastAsia="nl-NL"/>
          <w14:ligatures w14:val="none"/>
        </w:rPr>
        <w:t>-structuren. Inclusief train-de-trainer voor gebiedsmanagers die het verhaal zelf kunnen vertellen.</w:t>
      </w:r>
    </w:p>
    <w:p w14:paraId="4E3E89B1"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Praktische handleidingen per bouwsteen</w:t>
      </w:r>
      <w:r w:rsidRPr="000660F2">
        <w:rPr>
          <w:rFonts w:ascii="Calibri" w:eastAsia="Times New Roman" w:hAnsi="Calibri" w:cs="Calibri"/>
          <w:color w:val="0070C0"/>
          <w:kern w:val="0"/>
          <w:lang w:eastAsia="nl-NL"/>
          <w14:ligatures w14:val="none"/>
        </w:rPr>
        <w:t xml:space="preserve"> — €1 miljoen Vertaling van de onderzoeksresultaten uit programmalijnen 1–3 naar toegankelijke handleidingen per </w:t>
      </w:r>
      <w:proofErr w:type="spellStart"/>
      <w:r w:rsidRPr="000660F2">
        <w:rPr>
          <w:rFonts w:ascii="Calibri" w:eastAsia="Times New Roman" w:hAnsi="Calibri" w:cs="Calibri"/>
          <w:color w:val="0070C0"/>
          <w:kern w:val="0"/>
          <w:lang w:eastAsia="nl-NL"/>
          <w14:ligatures w14:val="none"/>
        </w:rPr>
        <w:t>toolbox</w:t>
      </w:r>
      <w:proofErr w:type="spellEnd"/>
      <w:r w:rsidRPr="000660F2">
        <w:rPr>
          <w:rFonts w:ascii="Calibri" w:eastAsia="Times New Roman" w:hAnsi="Calibri" w:cs="Calibri"/>
          <w:color w:val="0070C0"/>
          <w:kern w:val="0"/>
          <w:lang w:eastAsia="nl-NL"/>
          <w14:ligatures w14:val="none"/>
        </w:rPr>
        <w:t>-bouwsteen: ecologisch slootbeheer, greppelinfiltratie, koolstofmeting, kruidenrijk grasland. Niet academisch, maar bruikbaar op de keukentafel.</w:t>
      </w:r>
    </w:p>
    <w:p w14:paraId="50351900"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proofErr w:type="spellStart"/>
      <w:r w:rsidRPr="000660F2">
        <w:rPr>
          <w:rFonts w:ascii="Calibri" w:eastAsia="Times New Roman" w:hAnsi="Calibri" w:cs="Calibri"/>
          <w:b/>
          <w:bCs/>
          <w:color w:val="0070C0"/>
          <w:kern w:val="0"/>
          <w:lang w:eastAsia="nl-NL"/>
          <w14:ligatures w14:val="none"/>
        </w:rPr>
        <w:t>Serious</w:t>
      </w:r>
      <w:proofErr w:type="spellEnd"/>
      <w:r w:rsidRPr="000660F2">
        <w:rPr>
          <w:rFonts w:ascii="Calibri" w:eastAsia="Times New Roman" w:hAnsi="Calibri" w:cs="Calibri"/>
          <w:b/>
          <w:bCs/>
          <w:color w:val="0070C0"/>
          <w:kern w:val="0"/>
          <w:lang w:eastAsia="nl-NL"/>
          <w14:ligatures w14:val="none"/>
        </w:rPr>
        <w:t xml:space="preserve"> </w:t>
      </w:r>
      <w:proofErr w:type="spellStart"/>
      <w:r w:rsidRPr="000660F2">
        <w:rPr>
          <w:rFonts w:ascii="Calibri" w:eastAsia="Times New Roman" w:hAnsi="Calibri" w:cs="Calibri"/>
          <w:b/>
          <w:bCs/>
          <w:color w:val="0070C0"/>
          <w:kern w:val="0"/>
          <w:lang w:eastAsia="nl-NL"/>
          <w14:ligatures w14:val="none"/>
        </w:rPr>
        <w:t>gaming</w:t>
      </w:r>
      <w:proofErr w:type="spellEnd"/>
      <w:r w:rsidRPr="000660F2">
        <w:rPr>
          <w:rFonts w:ascii="Calibri" w:eastAsia="Times New Roman" w:hAnsi="Calibri" w:cs="Calibri"/>
          <w:b/>
          <w:bCs/>
          <w:color w:val="0070C0"/>
          <w:kern w:val="0"/>
          <w:lang w:eastAsia="nl-NL"/>
          <w14:ligatures w14:val="none"/>
        </w:rPr>
        <w:t xml:space="preserve"> en scenarioverkenning</w:t>
      </w:r>
      <w:r w:rsidRPr="000660F2">
        <w:rPr>
          <w:rFonts w:ascii="Calibri" w:eastAsia="Times New Roman" w:hAnsi="Calibri" w:cs="Calibri"/>
          <w:color w:val="0070C0"/>
          <w:kern w:val="0"/>
          <w:lang w:eastAsia="nl-NL"/>
          <w14:ligatures w14:val="none"/>
        </w:rPr>
        <w:t xml:space="preserve"> — €1 miljoen Ontwikkeling van een interactief scenariomodel waarmee een individuele boer of een gebiedsmanager kan doorrekenen wat de transitie voor zijn specifieke situatie betekent. Welke combinatie van bouwstenen past bij mijn grond, mijn archetype, mijn context? AI-ondersteund, maar toegankelijk zonder technische kennis.</w:t>
      </w:r>
    </w:p>
    <w:p w14:paraId="200CFCB4"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Communicatie en maatschappelijk draagvlak</w:t>
      </w:r>
      <w:r w:rsidRPr="000660F2">
        <w:rPr>
          <w:rFonts w:ascii="Calibri" w:eastAsia="Times New Roman" w:hAnsi="Calibri" w:cs="Calibri"/>
          <w:color w:val="0070C0"/>
          <w:kern w:val="0"/>
          <w:lang w:eastAsia="nl-NL"/>
          <w14:ligatures w14:val="none"/>
        </w:rPr>
        <w:t xml:space="preserve"> — €0,5 miljoen Het verhaal van de veenweideboer als leverancier van publieke waarde zichtbaar maken voor het bredere publiek, </w:t>
      </w:r>
      <w:proofErr w:type="spellStart"/>
      <w:r w:rsidRPr="000660F2">
        <w:rPr>
          <w:rFonts w:ascii="Calibri" w:eastAsia="Times New Roman" w:hAnsi="Calibri" w:cs="Calibri"/>
          <w:color w:val="0070C0"/>
          <w:kern w:val="0"/>
          <w:lang w:eastAsia="nl-NL"/>
          <w14:ligatures w14:val="none"/>
        </w:rPr>
        <w:t>ketenparters</w:t>
      </w:r>
      <w:proofErr w:type="spellEnd"/>
      <w:r w:rsidRPr="000660F2">
        <w:rPr>
          <w:rFonts w:ascii="Calibri" w:eastAsia="Times New Roman" w:hAnsi="Calibri" w:cs="Calibri"/>
          <w:color w:val="0070C0"/>
          <w:kern w:val="0"/>
          <w:lang w:eastAsia="nl-NL"/>
          <w14:ligatures w14:val="none"/>
        </w:rPr>
        <w:t xml:space="preserve"> en financiers. Niet campagne, maar inhoudelijke verhaallijnen die het maatschappelijke debat voeden.</w:t>
      </w:r>
    </w:p>
    <w:p w14:paraId="2D4747DA"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04A022C4">
          <v:rect id="_x0000_i1030" style="width:0;height:1.5pt" o:hralign="center" o:hrstd="t" o:hr="t" fillcolor="#a0a0a0" stroked="f"/>
        </w:pict>
      </w:r>
    </w:p>
    <w:p w14:paraId="229C5475" w14:textId="654AA154"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 xml:space="preserve">Programmalijn 6 — Beleidsdialoog en </w:t>
      </w:r>
      <w:r w:rsidR="00B96C6A" w:rsidRPr="000660F2">
        <w:rPr>
          <w:rFonts w:ascii="Calibri" w:eastAsia="Times New Roman" w:hAnsi="Calibri" w:cs="Calibri"/>
          <w:b/>
          <w:bCs/>
          <w:color w:val="0070C0"/>
          <w:kern w:val="0"/>
          <w:lang w:eastAsia="nl-NL"/>
          <w14:ligatures w14:val="none"/>
        </w:rPr>
        <w:t>synthese</w:t>
      </w:r>
    </w:p>
    <w:p w14:paraId="6260D34F"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Budget: €2 miljoen</w:t>
      </w:r>
    </w:p>
    <w:p w14:paraId="3797707D" w14:textId="00200676"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Strategische beleidsdialoog</w:t>
      </w:r>
      <w:r w:rsidRPr="000660F2">
        <w:rPr>
          <w:rFonts w:ascii="Calibri" w:eastAsia="Times New Roman" w:hAnsi="Calibri" w:cs="Calibri"/>
          <w:color w:val="0070C0"/>
          <w:kern w:val="0"/>
          <w:lang w:eastAsia="nl-NL"/>
          <w14:ligatures w14:val="none"/>
        </w:rPr>
        <w:t xml:space="preserve"> — €1 miljoen Structurele inbreng in de beleidsdiscussie rondom </w:t>
      </w:r>
      <w:proofErr w:type="gramStart"/>
      <w:r w:rsidRPr="000660F2">
        <w:rPr>
          <w:rFonts w:ascii="Calibri" w:eastAsia="Times New Roman" w:hAnsi="Calibri" w:cs="Calibri"/>
          <w:color w:val="0070C0"/>
          <w:kern w:val="0"/>
          <w:lang w:eastAsia="nl-NL"/>
          <w14:ligatures w14:val="none"/>
        </w:rPr>
        <w:t>het driesporenbeleid</w:t>
      </w:r>
      <w:proofErr w:type="gramEnd"/>
      <w:r w:rsidRPr="000660F2">
        <w:rPr>
          <w:rFonts w:ascii="Calibri" w:eastAsia="Times New Roman" w:hAnsi="Calibri" w:cs="Calibri"/>
          <w:color w:val="0070C0"/>
          <w:kern w:val="0"/>
          <w:lang w:eastAsia="nl-NL"/>
          <w14:ligatures w14:val="none"/>
        </w:rPr>
        <w:t xml:space="preserve">, de Nationale Grondbank, de CRCF-methodologie en het omgevingsplan. </w:t>
      </w:r>
      <w:r w:rsidR="00B96C6A">
        <w:rPr>
          <w:rFonts w:ascii="Calibri" w:eastAsia="Times New Roman" w:hAnsi="Calibri" w:cs="Calibri"/>
          <w:color w:val="0070C0"/>
          <w:kern w:val="0"/>
          <w:lang w:eastAsia="nl-NL"/>
          <w14:ligatures w14:val="none"/>
        </w:rPr>
        <w:t>Kennisinstelling</w:t>
      </w:r>
      <w:r w:rsidRPr="000660F2">
        <w:rPr>
          <w:rFonts w:ascii="Calibri" w:eastAsia="Times New Roman" w:hAnsi="Calibri" w:cs="Calibri"/>
          <w:color w:val="0070C0"/>
          <w:kern w:val="0"/>
          <w:lang w:eastAsia="nl-NL"/>
          <w14:ligatures w14:val="none"/>
        </w:rPr>
        <w:t xml:space="preserve"> als inhoudelijke gesprekspartner — niet als lobbyist maar als kennisinstelling met veldervaring. Jaarlijkse rapportage aan LVVN, provincies en waterschappen.</w:t>
      </w:r>
    </w:p>
    <w:p w14:paraId="47C34FBD"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Synthese en programma-evaluatie</w:t>
      </w:r>
      <w:r w:rsidRPr="000660F2">
        <w:rPr>
          <w:rFonts w:ascii="Calibri" w:eastAsia="Times New Roman" w:hAnsi="Calibri" w:cs="Calibri"/>
          <w:color w:val="0070C0"/>
          <w:kern w:val="0"/>
          <w:lang w:eastAsia="nl-NL"/>
          <w14:ligatures w14:val="none"/>
        </w:rPr>
        <w:t xml:space="preserve"> — €1 miljoen Halverwege (jaar 4) en aan het einde (jaar 8) een integrale evaluatie: wat werkt, wat niet, wat moet bijgesteld? Inclusief vergelijking met de drie aktes uit het document — beweegt het beleid richting akte 3, of kruipt het terug naar akte 2?</w:t>
      </w:r>
    </w:p>
    <w:p w14:paraId="2AD6E7D1"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0E627E37">
          <v:rect id="_x0000_i1031" style="width:0;height:1.5pt" o:hralign="center" o:hrstd="t" o:hr="t" fillcolor="#a0a0a0" stroked="f"/>
        </w:pict>
      </w:r>
    </w:p>
    <w:p w14:paraId="118814D2"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Overzicht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4"/>
        <w:gridCol w:w="1946"/>
      </w:tblGrid>
      <w:tr w:rsidR="000660F2" w:rsidRPr="000660F2" w14:paraId="1D6AA829" w14:textId="77777777">
        <w:trPr>
          <w:tblHeader/>
          <w:tblCellSpacing w:w="15" w:type="dxa"/>
        </w:trPr>
        <w:tc>
          <w:tcPr>
            <w:tcW w:w="0" w:type="auto"/>
            <w:vAlign w:val="center"/>
            <w:hideMark/>
          </w:tcPr>
          <w:p w14:paraId="2C93723D"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Programmalijn</w:t>
            </w:r>
          </w:p>
        </w:tc>
        <w:tc>
          <w:tcPr>
            <w:tcW w:w="0" w:type="auto"/>
            <w:vAlign w:val="center"/>
            <w:hideMark/>
          </w:tcPr>
          <w:p w14:paraId="2F925F9C"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Budget</w:t>
            </w:r>
          </w:p>
        </w:tc>
      </w:tr>
      <w:tr w:rsidR="000660F2" w:rsidRPr="000660F2" w14:paraId="7854FD5E" w14:textId="77777777">
        <w:trPr>
          <w:tblCellSpacing w:w="15" w:type="dxa"/>
        </w:trPr>
        <w:tc>
          <w:tcPr>
            <w:tcW w:w="0" w:type="auto"/>
            <w:vAlign w:val="center"/>
            <w:hideMark/>
          </w:tcPr>
          <w:p w14:paraId="1FC1E11F"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1. Bedrijfsmodellen bewijzen</w:t>
            </w:r>
          </w:p>
        </w:tc>
        <w:tc>
          <w:tcPr>
            <w:tcW w:w="0" w:type="auto"/>
            <w:vAlign w:val="center"/>
            <w:hideMark/>
          </w:tcPr>
          <w:p w14:paraId="6BE62CE3"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 xml:space="preserve">€9 </w:t>
            </w:r>
            <w:proofErr w:type="spellStart"/>
            <w:r w:rsidRPr="000660F2">
              <w:rPr>
                <w:rFonts w:ascii="Calibri" w:eastAsia="Times New Roman" w:hAnsi="Calibri" w:cs="Calibri"/>
                <w:color w:val="0070C0"/>
                <w:kern w:val="0"/>
                <w:lang w:eastAsia="nl-NL"/>
                <w14:ligatures w14:val="none"/>
              </w:rPr>
              <w:t>mln</w:t>
            </w:r>
            <w:proofErr w:type="spellEnd"/>
          </w:p>
        </w:tc>
      </w:tr>
      <w:tr w:rsidR="000660F2" w:rsidRPr="000660F2" w14:paraId="067857DC" w14:textId="77777777">
        <w:trPr>
          <w:tblCellSpacing w:w="15" w:type="dxa"/>
        </w:trPr>
        <w:tc>
          <w:tcPr>
            <w:tcW w:w="0" w:type="auto"/>
            <w:vAlign w:val="center"/>
            <w:hideMark/>
          </w:tcPr>
          <w:p w14:paraId="6F88F78E"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2. Meetmethodieken en monitoring</w:t>
            </w:r>
          </w:p>
        </w:tc>
        <w:tc>
          <w:tcPr>
            <w:tcW w:w="0" w:type="auto"/>
            <w:vAlign w:val="center"/>
            <w:hideMark/>
          </w:tcPr>
          <w:p w14:paraId="748DFEE4"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 xml:space="preserve">€7 </w:t>
            </w:r>
            <w:proofErr w:type="spellStart"/>
            <w:r w:rsidRPr="000660F2">
              <w:rPr>
                <w:rFonts w:ascii="Calibri" w:eastAsia="Times New Roman" w:hAnsi="Calibri" w:cs="Calibri"/>
                <w:color w:val="0070C0"/>
                <w:kern w:val="0"/>
                <w:lang w:eastAsia="nl-NL"/>
                <w14:ligatures w14:val="none"/>
              </w:rPr>
              <w:t>mln</w:t>
            </w:r>
            <w:proofErr w:type="spellEnd"/>
          </w:p>
        </w:tc>
      </w:tr>
      <w:tr w:rsidR="000660F2" w:rsidRPr="000660F2" w14:paraId="328AD685" w14:textId="77777777">
        <w:trPr>
          <w:tblCellSpacing w:w="15" w:type="dxa"/>
        </w:trPr>
        <w:tc>
          <w:tcPr>
            <w:tcW w:w="0" w:type="auto"/>
            <w:vAlign w:val="center"/>
            <w:hideMark/>
          </w:tcPr>
          <w:p w14:paraId="51CF3D1B"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3. Bodem, water en low-input</w:t>
            </w:r>
          </w:p>
        </w:tc>
        <w:tc>
          <w:tcPr>
            <w:tcW w:w="0" w:type="auto"/>
            <w:vAlign w:val="center"/>
            <w:hideMark/>
          </w:tcPr>
          <w:p w14:paraId="166818C4"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 xml:space="preserve">€6 </w:t>
            </w:r>
            <w:proofErr w:type="spellStart"/>
            <w:r w:rsidRPr="000660F2">
              <w:rPr>
                <w:rFonts w:ascii="Calibri" w:eastAsia="Times New Roman" w:hAnsi="Calibri" w:cs="Calibri"/>
                <w:color w:val="0070C0"/>
                <w:kern w:val="0"/>
                <w:lang w:eastAsia="nl-NL"/>
                <w14:ligatures w14:val="none"/>
              </w:rPr>
              <w:t>mln</w:t>
            </w:r>
            <w:proofErr w:type="spellEnd"/>
          </w:p>
        </w:tc>
      </w:tr>
      <w:tr w:rsidR="000660F2" w:rsidRPr="000660F2" w14:paraId="7FBEA108" w14:textId="77777777">
        <w:trPr>
          <w:tblCellSpacing w:w="15" w:type="dxa"/>
        </w:trPr>
        <w:tc>
          <w:tcPr>
            <w:tcW w:w="0" w:type="auto"/>
            <w:vAlign w:val="center"/>
            <w:hideMark/>
          </w:tcPr>
          <w:p w14:paraId="13547274"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4. Prestatiecontracten en juridische voorwaardelijkheden</w:t>
            </w:r>
          </w:p>
        </w:tc>
        <w:tc>
          <w:tcPr>
            <w:tcW w:w="0" w:type="auto"/>
            <w:vAlign w:val="center"/>
            <w:hideMark/>
          </w:tcPr>
          <w:p w14:paraId="29B78038"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 xml:space="preserve">€4 </w:t>
            </w:r>
            <w:proofErr w:type="spellStart"/>
            <w:r w:rsidRPr="000660F2">
              <w:rPr>
                <w:rFonts w:ascii="Calibri" w:eastAsia="Times New Roman" w:hAnsi="Calibri" w:cs="Calibri"/>
                <w:color w:val="0070C0"/>
                <w:kern w:val="0"/>
                <w:lang w:eastAsia="nl-NL"/>
                <w14:ligatures w14:val="none"/>
              </w:rPr>
              <w:t>mln</w:t>
            </w:r>
            <w:proofErr w:type="spellEnd"/>
          </w:p>
        </w:tc>
      </w:tr>
      <w:tr w:rsidR="000660F2" w:rsidRPr="000660F2" w14:paraId="4B45AB83" w14:textId="77777777">
        <w:trPr>
          <w:tblCellSpacing w:w="15" w:type="dxa"/>
        </w:trPr>
        <w:tc>
          <w:tcPr>
            <w:tcW w:w="0" w:type="auto"/>
            <w:vAlign w:val="center"/>
            <w:hideMark/>
          </w:tcPr>
          <w:p w14:paraId="4F34B50E"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5. Kennisoverdracht en beweging</w:t>
            </w:r>
          </w:p>
        </w:tc>
        <w:tc>
          <w:tcPr>
            <w:tcW w:w="0" w:type="auto"/>
            <w:vAlign w:val="center"/>
            <w:hideMark/>
          </w:tcPr>
          <w:p w14:paraId="3412AB62"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 xml:space="preserve">€4 </w:t>
            </w:r>
            <w:proofErr w:type="spellStart"/>
            <w:r w:rsidRPr="000660F2">
              <w:rPr>
                <w:rFonts w:ascii="Calibri" w:eastAsia="Times New Roman" w:hAnsi="Calibri" w:cs="Calibri"/>
                <w:color w:val="0070C0"/>
                <w:kern w:val="0"/>
                <w:lang w:eastAsia="nl-NL"/>
                <w14:ligatures w14:val="none"/>
              </w:rPr>
              <w:t>mln</w:t>
            </w:r>
            <w:proofErr w:type="spellEnd"/>
          </w:p>
        </w:tc>
      </w:tr>
      <w:tr w:rsidR="000660F2" w:rsidRPr="000660F2" w14:paraId="627DA61E" w14:textId="77777777">
        <w:trPr>
          <w:tblCellSpacing w:w="15" w:type="dxa"/>
        </w:trPr>
        <w:tc>
          <w:tcPr>
            <w:tcW w:w="0" w:type="auto"/>
            <w:vAlign w:val="center"/>
            <w:hideMark/>
          </w:tcPr>
          <w:p w14:paraId="4AD1A36C"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6. Beleidsdialoog en synthese</w:t>
            </w:r>
          </w:p>
        </w:tc>
        <w:tc>
          <w:tcPr>
            <w:tcW w:w="0" w:type="auto"/>
            <w:vAlign w:val="center"/>
            <w:hideMark/>
          </w:tcPr>
          <w:p w14:paraId="6777301D"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t xml:space="preserve">€2 </w:t>
            </w:r>
            <w:proofErr w:type="spellStart"/>
            <w:r w:rsidRPr="000660F2">
              <w:rPr>
                <w:rFonts w:ascii="Calibri" w:eastAsia="Times New Roman" w:hAnsi="Calibri" w:cs="Calibri"/>
                <w:color w:val="0070C0"/>
                <w:kern w:val="0"/>
                <w:lang w:eastAsia="nl-NL"/>
                <w14:ligatures w14:val="none"/>
              </w:rPr>
              <w:t>mln</w:t>
            </w:r>
            <w:proofErr w:type="spellEnd"/>
          </w:p>
        </w:tc>
      </w:tr>
      <w:tr w:rsidR="000660F2" w:rsidRPr="000660F2" w14:paraId="6384119D" w14:textId="77777777">
        <w:trPr>
          <w:tblCellSpacing w:w="15" w:type="dxa"/>
        </w:trPr>
        <w:tc>
          <w:tcPr>
            <w:tcW w:w="0" w:type="auto"/>
            <w:vAlign w:val="center"/>
            <w:hideMark/>
          </w:tcPr>
          <w:p w14:paraId="095AC816"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Totaal</w:t>
            </w:r>
          </w:p>
        </w:tc>
        <w:tc>
          <w:tcPr>
            <w:tcW w:w="0" w:type="auto"/>
            <w:vAlign w:val="center"/>
            <w:hideMark/>
          </w:tcPr>
          <w:p w14:paraId="7ABA98C7"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 xml:space="preserve">€32 </w:t>
            </w:r>
            <w:proofErr w:type="spellStart"/>
            <w:r w:rsidRPr="000660F2">
              <w:rPr>
                <w:rFonts w:ascii="Calibri" w:eastAsia="Times New Roman" w:hAnsi="Calibri" w:cs="Calibri"/>
                <w:b/>
                <w:bCs/>
                <w:color w:val="0070C0"/>
                <w:kern w:val="0"/>
                <w:lang w:eastAsia="nl-NL"/>
                <w14:ligatures w14:val="none"/>
              </w:rPr>
              <w:t>mln</w:t>
            </w:r>
            <w:proofErr w:type="spellEnd"/>
          </w:p>
        </w:tc>
      </w:tr>
    </w:tbl>
    <w:p w14:paraId="5CA48FAC"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color w:val="0070C0"/>
          <w:kern w:val="0"/>
          <w:lang w:eastAsia="nl-NL"/>
          <w14:ligatures w14:val="none"/>
        </w:rPr>
        <w:pict w14:anchorId="7390C29E">
          <v:rect id="_x0000_i1032" style="width:0;height:1.5pt" o:hralign="center" o:hrstd="t" o:hr="t" fillcolor="#a0a0a0" stroked="f"/>
        </w:pict>
      </w:r>
    </w:p>
    <w:p w14:paraId="302898F2" w14:textId="77777777" w:rsidR="000660F2" w:rsidRPr="000660F2" w:rsidRDefault="000660F2" w:rsidP="00233D3D">
      <w:pPr>
        <w:pStyle w:val="Lijstalinea"/>
        <w:spacing w:after="0" w:line="240" w:lineRule="auto"/>
        <w:ind w:left="1068"/>
        <w:rPr>
          <w:rFonts w:ascii="Calibri" w:eastAsia="Times New Roman" w:hAnsi="Calibri" w:cs="Calibri"/>
          <w:b/>
          <w:bCs/>
          <w:color w:val="0070C0"/>
          <w:kern w:val="0"/>
          <w:lang w:eastAsia="nl-NL"/>
          <w14:ligatures w14:val="none"/>
        </w:rPr>
      </w:pPr>
      <w:r w:rsidRPr="000660F2">
        <w:rPr>
          <w:rFonts w:ascii="Calibri" w:eastAsia="Times New Roman" w:hAnsi="Calibri" w:cs="Calibri"/>
          <w:b/>
          <w:bCs/>
          <w:color w:val="0070C0"/>
          <w:kern w:val="0"/>
          <w:lang w:eastAsia="nl-NL"/>
          <w14:ligatures w14:val="none"/>
        </w:rPr>
        <w:t>Fasering in hoofdlijnen</w:t>
      </w:r>
    </w:p>
    <w:p w14:paraId="20803F21"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Jaar 1–2 — Fundament leggen</w:t>
      </w:r>
      <w:r w:rsidRPr="000660F2">
        <w:rPr>
          <w:rFonts w:ascii="Calibri" w:eastAsia="Times New Roman" w:hAnsi="Calibri" w:cs="Calibri"/>
          <w:color w:val="0070C0"/>
          <w:kern w:val="0"/>
          <w:lang w:eastAsia="nl-NL"/>
          <w14:ligatures w14:val="none"/>
        </w:rPr>
        <w:t xml:space="preserve"> Pilotbedrijven selecteren en opstarten, meetmethodieken ontwikkelen, eerste business cases doorrekenen, juridisch voorwerk voor omgevingsplan en contracten.</w:t>
      </w:r>
    </w:p>
    <w:p w14:paraId="730285D7"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lastRenderedPageBreak/>
        <w:t>Jaar 3–5 — Bewijs opbouwen</w:t>
      </w:r>
      <w:r w:rsidRPr="000660F2">
        <w:rPr>
          <w:rFonts w:ascii="Calibri" w:eastAsia="Times New Roman" w:hAnsi="Calibri" w:cs="Calibri"/>
          <w:color w:val="0070C0"/>
          <w:kern w:val="0"/>
          <w:lang w:eastAsia="nl-NL"/>
          <w14:ligatures w14:val="none"/>
        </w:rPr>
        <w:t xml:space="preserve"> Pilotresultaten beschikbaar, meetinstrumenten gevalideerd, eerste prestatiecontracten in de praktijk getest, leernetwerken actief, beleidsdialoog gevoed met empirisch bewijs.</w:t>
      </w:r>
    </w:p>
    <w:p w14:paraId="42D5736E" w14:textId="404BA4F0"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r w:rsidRPr="000660F2">
        <w:rPr>
          <w:rFonts w:ascii="Calibri" w:eastAsia="Times New Roman" w:hAnsi="Calibri" w:cs="Calibri"/>
          <w:b/>
          <w:bCs/>
          <w:color w:val="0070C0"/>
          <w:kern w:val="0"/>
          <w:lang w:eastAsia="nl-NL"/>
          <w14:ligatures w14:val="none"/>
        </w:rPr>
        <w:t>Jaar 6–8 — Opschalen en verankeren</w:t>
      </w:r>
      <w:r w:rsidRPr="000660F2">
        <w:rPr>
          <w:rFonts w:ascii="Calibri" w:eastAsia="Times New Roman" w:hAnsi="Calibri" w:cs="Calibri"/>
          <w:color w:val="0070C0"/>
          <w:kern w:val="0"/>
          <w:lang w:eastAsia="nl-NL"/>
          <w14:ligatures w14:val="none"/>
        </w:rPr>
        <w:t xml:space="preserve"> Werkende modellen overdragen aan collectieven en gebiedsorganisaties, meetmethodieken ingebracht in nationale en Europese standaarden, beleidsaanbevelingen op basis van acht jaar praktijkervaring, programma overdraagbaar</w:t>
      </w:r>
      <w:r w:rsidR="00B96C6A">
        <w:rPr>
          <w:rFonts w:ascii="Calibri" w:eastAsia="Times New Roman" w:hAnsi="Calibri" w:cs="Calibri"/>
          <w:color w:val="0070C0"/>
          <w:kern w:val="0"/>
          <w:lang w:eastAsia="nl-NL"/>
          <w14:ligatures w14:val="none"/>
        </w:rPr>
        <w:t>.</w:t>
      </w:r>
    </w:p>
    <w:p w14:paraId="4440885F" w14:textId="77777777" w:rsidR="000660F2" w:rsidRPr="000660F2" w:rsidRDefault="000660F2" w:rsidP="00233D3D">
      <w:pPr>
        <w:pStyle w:val="Lijstalinea"/>
        <w:spacing w:after="0" w:line="240" w:lineRule="auto"/>
        <w:ind w:left="1068"/>
        <w:rPr>
          <w:rFonts w:ascii="Calibri" w:eastAsia="Times New Roman" w:hAnsi="Calibri" w:cs="Calibri"/>
          <w:color w:val="0070C0"/>
          <w:kern w:val="0"/>
          <w:lang w:eastAsia="nl-NL"/>
          <w14:ligatures w14:val="none"/>
        </w:rPr>
      </w:pPr>
    </w:p>
    <w:sectPr w:rsidR="000660F2" w:rsidRPr="000660F2">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DF0F" w14:textId="77777777" w:rsidR="00907EC7" w:rsidRDefault="00907EC7" w:rsidP="00A01EC0">
      <w:pPr>
        <w:spacing w:after="0" w:line="240" w:lineRule="auto"/>
      </w:pPr>
      <w:r>
        <w:separator/>
      </w:r>
    </w:p>
  </w:endnote>
  <w:endnote w:type="continuationSeparator" w:id="0">
    <w:p w14:paraId="041A2C3E" w14:textId="77777777" w:rsidR="00907EC7" w:rsidRDefault="00907EC7" w:rsidP="00A01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Aptos Display">
    <w:altName w:val="Calibri"/>
    <w:charset w:val="00"/>
    <w:family w:val="roman"/>
    <w:pitch w:val="default"/>
  </w:font>
  <w:font w:name="Roboto">
    <w:panose1 w:val="02000000000000000000"/>
    <w:charset w:val="00"/>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725791"/>
      <w:docPartObj>
        <w:docPartGallery w:val="Page Numbers (Bottom of Page)"/>
        <w:docPartUnique/>
      </w:docPartObj>
    </w:sdtPr>
    <w:sdtContent>
      <w:sdt>
        <w:sdtPr>
          <w:id w:val="-1769616900"/>
          <w:docPartObj>
            <w:docPartGallery w:val="Page Numbers (Top of Page)"/>
            <w:docPartUnique/>
          </w:docPartObj>
        </w:sdtPr>
        <w:sdtContent>
          <w:p w14:paraId="4AE52E7F" w14:textId="2096E06D" w:rsidR="00A01EC0" w:rsidRDefault="00A01EC0">
            <w:pPr>
              <w:pStyle w:val="Voettekst"/>
              <w:jc w:val="right"/>
            </w:pPr>
            <w:r>
              <w:t xml:space="preserve">Pagina </w:t>
            </w:r>
            <w:r>
              <w:rPr>
                <w:b/>
                <w:bCs/>
              </w:rPr>
              <w:fldChar w:fldCharType="begin"/>
            </w:r>
            <w:r>
              <w:rPr>
                <w:b/>
                <w:bCs/>
              </w:rPr>
              <w:instrText>PAGE</w:instrText>
            </w:r>
            <w:r>
              <w:rPr>
                <w:b/>
                <w:bCs/>
              </w:rPr>
              <w:fldChar w:fldCharType="separate"/>
            </w:r>
            <w:r>
              <w:rPr>
                <w:b/>
                <w:bCs/>
              </w:rPr>
              <w:t>2</w:t>
            </w:r>
            <w:r>
              <w:rPr>
                <w:b/>
                <w:bCs/>
              </w:rPr>
              <w:fldChar w:fldCharType="end"/>
            </w:r>
            <w:r>
              <w:t xml:space="preserve"> van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F602B2C" w14:textId="77777777" w:rsidR="00A01EC0" w:rsidRDefault="00A01EC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0BEE" w14:textId="77777777" w:rsidR="00907EC7" w:rsidRDefault="00907EC7" w:rsidP="00A01EC0">
      <w:pPr>
        <w:spacing w:after="0" w:line="240" w:lineRule="auto"/>
      </w:pPr>
      <w:r>
        <w:separator/>
      </w:r>
    </w:p>
  </w:footnote>
  <w:footnote w:type="continuationSeparator" w:id="0">
    <w:p w14:paraId="41452BA9" w14:textId="77777777" w:rsidR="00907EC7" w:rsidRDefault="00907EC7" w:rsidP="00A01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04C"/>
    <w:multiLevelType w:val="hybridMultilevel"/>
    <w:tmpl w:val="11CAC092"/>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 w15:restartNumberingAfterBreak="0">
    <w:nsid w:val="27F63DC1"/>
    <w:multiLevelType w:val="multilevel"/>
    <w:tmpl w:val="B4103E42"/>
    <w:lvl w:ilvl="0">
      <w:start w:val="1"/>
      <w:numFmt w:val="bullet"/>
      <w:lvlText w:val=""/>
      <w:lvlJc w:val="left"/>
      <w:pPr>
        <w:tabs>
          <w:tab w:val="num" w:pos="1776"/>
        </w:tabs>
        <w:ind w:left="1776" w:hanging="360"/>
      </w:pPr>
      <w:rPr>
        <w:rFonts w:ascii="Symbol" w:hAnsi="Symbol" w:hint="default"/>
      </w:r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2" w15:restartNumberingAfterBreak="0">
    <w:nsid w:val="3B2F41DD"/>
    <w:multiLevelType w:val="multilevel"/>
    <w:tmpl w:val="DBAA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D4A3E"/>
    <w:multiLevelType w:val="multilevel"/>
    <w:tmpl w:val="C28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B066DB"/>
    <w:multiLevelType w:val="hybridMultilevel"/>
    <w:tmpl w:val="368871A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29B77F0"/>
    <w:multiLevelType w:val="hybridMultilevel"/>
    <w:tmpl w:val="520276C0"/>
    <w:lvl w:ilvl="0" w:tplc="9DDA59B8">
      <w:start w:val="1"/>
      <w:numFmt w:val="decimal"/>
      <w:lvlText w:val="%1)"/>
      <w:lvlJc w:val="left"/>
      <w:pPr>
        <w:ind w:left="1788" w:hanging="360"/>
      </w:pPr>
      <w:rPr>
        <w:rFonts w:hint="default"/>
      </w:rPr>
    </w:lvl>
    <w:lvl w:ilvl="1" w:tplc="04130019" w:tentative="1">
      <w:start w:val="1"/>
      <w:numFmt w:val="lowerLetter"/>
      <w:lvlText w:val="%2."/>
      <w:lvlJc w:val="left"/>
      <w:pPr>
        <w:ind w:left="2508" w:hanging="360"/>
      </w:pPr>
    </w:lvl>
    <w:lvl w:ilvl="2" w:tplc="0413001B" w:tentative="1">
      <w:start w:val="1"/>
      <w:numFmt w:val="lowerRoman"/>
      <w:lvlText w:val="%3."/>
      <w:lvlJc w:val="right"/>
      <w:pPr>
        <w:ind w:left="3228" w:hanging="180"/>
      </w:pPr>
    </w:lvl>
    <w:lvl w:ilvl="3" w:tplc="0413000F" w:tentative="1">
      <w:start w:val="1"/>
      <w:numFmt w:val="decimal"/>
      <w:lvlText w:val="%4."/>
      <w:lvlJc w:val="left"/>
      <w:pPr>
        <w:ind w:left="3948" w:hanging="360"/>
      </w:pPr>
    </w:lvl>
    <w:lvl w:ilvl="4" w:tplc="04130019" w:tentative="1">
      <w:start w:val="1"/>
      <w:numFmt w:val="lowerLetter"/>
      <w:lvlText w:val="%5."/>
      <w:lvlJc w:val="left"/>
      <w:pPr>
        <w:ind w:left="4668" w:hanging="360"/>
      </w:pPr>
    </w:lvl>
    <w:lvl w:ilvl="5" w:tplc="0413001B" w:tentative="1">
      <w:start w:val="1"/>
      <w:numFmt w:val="lowerRoman"/>
      <w:lvlText w:val="%6."/>
      <w:lvlJc w:val="right"/>
      <w:pPr>
        <w:ind w:left="5388" w:hanging="180"/>
      </w:pPr>
    </w:lvl>
    <w:lvl w:ilvl="6" w:tplc="0413000F" w:tentative="1">
      <w:start w:val="1"/>
      <w:numFmt w:val="decimal"/>
      <w:lvlText w:val="%7."/>
      <w:lvlJc w:val="left"/>
      <w:pPr>
        <w:ind w:left="6108" w:hanging="360"/>
      </w:pPr>
    </w:lvl>
    <w:lvl w:ilvl="7" w:tplc="04130019" w:tentative="1">
      <w:start w:val="1"/>
      <w:numFmt w:val="lowerLetter"/>
      <w:lvlText w:val="%8."/>
      <w:lvlJc w:val="left"/>
      <w:pPr>
        <w:ind w:left="6828" w:hanging="360"/>
      </w:pPr>
    </w:lvl>
    <w:lvl w:ilvl="8" w:tplc="0413001B" w:tentative="1">
      <w:start w:val="1"/>
      <w:numFmt w:val="lowerRoman"/>
      <w:lvlText w:val="%9."/>
      <w:lvlJc w:val="right"/>
      <w:pPr>
        <w:ind w:left="7548" w:hanging="180"/>
      </w:pPr>
    </w:lvl>
  </w:abstractNum>
  <w:abstractNum w:abstractNumId="6" w15:restartNumberingAfterBreak="0">
    <w:nsid w:val="661B7228"/>
    <w:multiLevelType w:val="hybridMultilevel"/>
    <w:tmpl w:val="96E2D0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12E42F2"/>
    <w:multiLevelType w:val="multilevel"/>
    <w:tmpl w:val="EF0E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4A6DB6"/>
    <w:multiLevelType w:val="hybridMultilevel"/>
    <w:tmpl w:val="6F3E2D06"/>
    <w:lvl w:ilvl="0" w:tplc="83A00E9C">
      <w:numFmt w:val="bullet"/>
      <w:lvlText w:val=""/>
      <w:lvlJc w:val="left"/>
      <w:pPr>
        <w:ind w:left="1428" w:hanging="360"/>
      </w:pPr>
      <w:rPr>
        <w:rFonts w:ascii="Wingdings" w:eastAsia="Times New Roman" w:hAnsi="Wingdings" w:cs="Calibri"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9" w15:restartNumberingAfterBreak="0">
    <w:nsid w:val="75D53627"/>
    <w:multiLevelType w:val="multilevel"/>
    <w:tmpl w:val="6E1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802197">
    <w:abstractNumId w:val="4"/>
  </w:num>
  <w:num w:numId="2" w16cid:durableId="589117912">
    <w:abstractNumId w:val="7"/>
  </w:num>
  <w:num w:numId="3" w16cid:durableId="186991690">
    <w:abstractNumId w:val="0"/>
  </w:num>
  <w:num w:numId="4" w16cid:durableId="802960812">
    <w:abstractNumId w:val="8"/>
  </w:num>
  <w:num w:numId="5" w16cid:durableId="1727096757">
    <w:abstractNumId w:val="5"/>
  </w:num>
  <w:num w:numId="6" w16cid:durableId="2078899921">
    <w:abstractNumId w:val="9"/>
  </w:num>
  <w:num w:numId="7" w16cid:durableId="1499543190">
    <w:abstractNumId w:val="1"/>
  </w:num>
  <w:num w:numId="8" w16cid:durableId="39594618">
    <w:abstractNumId w:val="2"/>
  </w:num>
  <w:num w:numId="9" w16cid:durableId="569770783">
    <w:abstractNumId w:val="3"/>
  </w:num>
  <w:num w:numId="10" w16cid:durableId="120155153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gene Thijssen">
    <w15:presenceInfo w15:providerId="Windows Live" w15:userId="f7a2903ce020d8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B5"/>
    <w:rsid w:val="00003A2E"/>
    <w:rsid w:val="000660F2"/>
    <w:rsid w:val="000B4AF9"/>
    <w:rsid w:val="000C6DC0"/>
    <w:rsid w:val="00156CE0"/>
    <w:rsid w:val="001B4015"/>
    <w:rsid w:val="001F429C"/>
    <w:rsid w:val="00233D3D"/>
    <w:rsid w:val="00285EAF"/>
    <w:rsid w:val="003E6740"/>
    <w:rsid w:val="00454730"/>
    <w:rsid w:val="00464C05"/>
    <w:rsid w:val="00485201"/>
    <w:rsid w:val="004866EB"/>
    <w:rsid w:val="00512604"/>
    <w:rsid w:val="00613E16"/>
    <w:rsid w:val="006217BC"/>
    <w:rsid w:val="006E0564"/>
    <w:rsid w:val="00737F5D"/>
    <w:rsid w:val="00784715"/>
    <w:rsid w:val="00785973"/>
    <w:rsid w:val="007B3E4B"/>
    <w:rsid w:val="007B54F2"/>
    <w:rsid w:val="00830AB5"/>
    <w:rsid w:val="008B3227"/>
    <w:rsid w:val="00907EC7"/>
    <w:rsid w:val="00973D58"/>
    <w:rsid w:val="0099098B"/>
    <w:rsid w:val="00993B33"/>
    <w:rsid w:val="009E3760"/>
    <w:rsid w:val="009E7988"/>
    <w:rsid w:val="00A01EC0"/>
    <w:rsid w:val="00A20129"/>
    <w:rsid w:val="00A2779C"/>
    <w:rsid w:val="00AB02CE"/>
    <w:rsid w:val="00AE1133"/>
    <w:rsid w:val="00B54360"/>
    <w:rsid w:val="00B96C6A"/>
    <w:rsid w:val="00D54B9C"/>
    <w:rsid w:val="00D8664C"/>
    <w:rsid w:val="00DB3CB5"/>
    <w:rsid w:val="00DE2B9C"/>
    <w:rsid w:val="00E245A1"/>
    <w:rsid w:val="00EE3357"/>
    <w:rsid w:val="00EF513B"/>
    <w:rsid w:val="00F2130E"/>
    <w:rsid w:val="00F2777E"/>
    <w:rsid w:val="00F47035"/>
    <w:rsid w:val="00F900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662C"/>
  <w15:chartTrackingRefBased/>
  <w15:docId w15:val="{EEBCC6C1-8234-4104-A818-566BE2C24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B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B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B3CB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B3CB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B3CB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B3CB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B3CB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B3CB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B3CB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B3CB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B3CB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B3CB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B3CB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B3CB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B3CB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B3CB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B3CB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B3CB5"/>
    <w:rPr>
      <w:rFonts w:eastAsiaTheme="majorEastAsia" w:cstheme="majorBidi"/>
      <w:color w:val="272727" w:themeColor="text1" w:themeTint="D8"/>
    </w:rPr>
  </w:style>
  <w:style w:type="paragraph" w:styleId="Titel">
    <w:name w:val="Title"/>
    <w:basedOn w:val="Standaard"/>
    <w:next w:val="Standaard"/>
    <w:link w:val="TitelChar"/>
    <w:uiPriority w:val="10"/>
    <w:qFormat/>
    <w:rsid w:val="00DB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B3CB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B3CB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B3CB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B3CB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B3CB5"/>
    <w:rPr>
      <w:i/>
      <w:iCs/>
      <w:color w:val="404040" w:themeColor="text1" w:themeTint="BF"/>
    </w:rPr>
  </w:style>
  <w:style w:type="paragraph" w:styleId="Lijstalinea">
    <w:name w:val="List Paragraph"/>
    <w:basedOn w:val="Standaard"/>
    <w:uiPriority w:val="34"/>
    <w:qFormat/>
    <w:rsid w:val="00DB3CB5"/>
    <w:pPr>
      <w:ind w:left="720"/>
      <w:contextualSpacing/>
    </w:pPr>
  </w:style>
  <w:style w:type="character" w:styleId="Intensievebenadrukking">
    <w:name w:val="Intense Emphasis"/>
    <w:basedOn w:val="Standaardalinea-lettertype"/>
    <w:uiPriority w:val="21"/>
    <w:qFormat/>
    <w:rsid w:val="00DB3CB5"/>
    <w:rPr>
      <w:i/>
      <w:iCs/>
      <w:color w:val="0F4761" w:themeColor="accent1" w:themeShade="BF"/>
    </w:rPr>
  </w:style>
  <w:style w:type="paragraph" w:styleId="Duidelijkcitaat">
    <w:name w:val="Intense Quote"/>
    <w:basedOn w:val="Standaard"/>
    <w:next w:val="Standaard"/>
    <w:link w:val="DuidelijkcitaatChar"/>
    <w:uiPriority w:val="30"/>
    <w:qFormat/>
    <w:rsid w:val="00DB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B3CB5"/>
    <w:rPr>
      <w:i/>
      <w:iCs/>
      <w:color w:val="0F4761" w:themeColor="accent1" w:themeShade="BF"/>
    </w:rPr>
  </w:style>
  <w:style w:type="character" w:styleId="Intensieveverwijzing">
    <w:name w:val="Intense Reference"/>
    <w:basedOn w:val="Standaardalinea-lettertype"/>
    <w:uiPriority w:val="32"/>
    <w:qFormat/>
    <w:rsid w:val="00DB3CB5"/>
    <w:rPr>
      <w:b/>
      <w:bCs/>
      <w:smallCaps/>
      <w:color w:val="0F4761" w:themeColor="accent1" w:themeShade="BF"/>
      <w:spacing w:val="5"/>
    </w:rPr>
  </w:style>
  <w:style w:type="paragraph" w:styleId="Revisie">
    <w:name w:val="Revision"/>
    <w:hidden/>
    <w:uiPriority w:val="99"/>
    <w:semiHidden/>
    <w:rsid w:val="00DB3CB5"/>
    <w:pPr>
      <w:spacing w:after="0" w:line="240" w:lineRule="auto"/>
    </w:pPr>
  </w:style>
  <w:style w:type="paragraph" w:customStyle="1" w:styleId="font-claude-response-body">
    <w:name w:val="font-claude-response-body"/>
    <w:basedOn w:val="Standaard"/>
    <w:rsid w:val="007B54F2"/>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Nadruk">
    <w:name w:val="Emphasis"/>
    <w:basedOn w:val="Standaardalinea-lettertype"/>
    <w:uiPriority w:val="20"/>
    <w:qFormat/>
    <w:rsid w:val="007B54F2"/>
    <w:rPr>
      <w:i/>
      <w:iCs/>
    </w:rPr>
  </w:style>
  <w:style w:type="character" w:styleId="Zwaar">
    <w:name w:val="Strong"/>
    <w:basedOn w:val="Standaardalinea-lettertype"/>
    <w:uiPriority w:val="22"/>
    <w:qFormat/>
    <w:rsid w:val="007B54F2"/>
    <w:rPr>
      <w:b/>
      <w:bCs/>
    </w:rPr>
  </w:style>
  <w:style w:type="paragraph" w:styleId="Koptekst">
    <w:name w:val="header"/>
    <w:basedOn w:val="Standaard"/>
    <w:link w:val="KoptekstChar"/>
    <w:uiPriority w:val="99"/>
    <w:unhideWhenUsed/>
    <w:rsid w:val="00A01EC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01EC0"/>
  </w:style>
  <w:style w:type="paragraph" w:styleId="Voettekst">
    <w:name w:val="footer"/>
    <w:basedOn w:val="Standaard"/>
    <w:link w:val="VoettekstChar"/>
    <w:uiPriority w:val="99"/>
    <w:unhideWhenUsed/>
    <w:rsid w:val="00A01EC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1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3550</Words>
  <Characters>19526</Characters>
  <Application>Microsoft Office Word</Application>
  <DocSecurity>0</DocSecurity>
  <Lines>162</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Thijssen</dc:creator>
  <cp:keywords/>
  <dc:description/>
  <cp:lastModifiedBy>Eugene Thijssen</cp:lastModifiedBy>
  <cp:revision>7</cp:revision>
  <dcterms:created xsi:type="dcterms:W3CDTF">2026-05-28T13:17:00Z</dcterms:created>
  <dcterms:modified xsi:type="dcterms:W3CDTF">2026-06-02T14:25:00Z</dcterms:modified>
</cp:coreProperties>
</file>